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CC086F" w14:textId="66130702" w:rsidR="00E71491" w:rsidRPr="00273A90" w:rsidRDefault="00E71491" w:rsidP="00E71491">
      <w:pPr>
        <w:jc w:val="center"/>
      </w:pPr>
      <w:commentRangeStart w:id="1"/>
      <w:r w:rsidRPr="00273A90">
        <w:rPr>
          <w:rFonts w:eastAsiaTheme="majorEastAsia" w:cstheme="majorBidi"/>
          <w:b/>
          <w:spacing w:val="-10"/>
          <w:kern w:val="28"/>
          <w:sz w:val="32"/>
          <w:szCs w:val="56"/>
        </w:rPr>
        <w:t xml:space="preserve">Automated </w:t>
      </w:r>
      <w:r>
        <w:rPr>
          <w:rFonts w:eastAsiaTheme="majorEastAsia" w:cstheme="majorBidi"/>
          <w:b/>
          <w:spacing w:val="-10"/>
          <w:kern w:val="28"/>
          <w:sz w:val="32"/>
          <w:szCs w:val="56"/>
        </w:rPr>
        <w:t>m</w:t>
      </w:r>
      <w:r w:rsidRPr="00273A90">
        <w:rPr>
          <w:rFonts w:eastAsiaTheme="majorEastAsia" w:cstheme="majorBidi"/>
          <w:b/>
          <w:spacing w:val="-10"/>
          <w:kern w:val="28"/>
          <w:sz w:val="32"/>
          <w:szCs w:val="56"/>
        </w:rPr>
        <w:t>ulti-</w:t>
      </w:r>
      <w:r w:rsidR="00B9330A">
        <w:rPr>
          <w:rFonts w:eastAsiaTheme="majorEastAsia" w:cstheme="majorBidi"/>
          <w:b/>
          <w:spacing w:val="-10"/>
          <w:kern w:val="28"/>
          <w:sz w:val="32"/>
          <w:szCs w:val="56"/>
        </w:rPr>
        <w:t xml:space="preserve">well </w:t>
      </w:r>
      <w:r>
        <w:rPr>
          <w:rFonts w:eastAsiaTheme="majorEastAsia" w:cstheme="majorBidi"/>
          <w:b/>
          <w:spacing w:val="-10"/>
          <w:kern w:val="28"/>
          <w:sz w:val="32"/>
          <w:szCs w:val="56"/>
        </w:rPr>
        <w:t>s</w:t>
      </w:r>
      <w:r w:rsidRPr="00273A90">
        <w:rPr>
          <w:rFonts w:eastAsiaTheme="majorEastAsia" w:cstheme="majorBidi"/>
          <w:b/>
          <w:spacing w:val="-10"/>
          <w:kern w:val="28"/>
          <w:sz w:val="32"/>
          <w:szCs w:val="56"/>
        </w:rPr>
        <w:t xml:space="preserve">pheroid </w:t>
      </w:r>
      <w:r>
        <w:rPr>
          <w:rFonts w:eastAsiaTheme="majorEastAsia" w:cstheme="majorBidi"/>
          <w:b/>
          <w:spacing w:val="-10"/>
          <w:kern w:val="28"/>
          <w:sz w:val="32"/>
          <w:szCs w:val="56"/>
        </w:rPr>
        <w:t>targeting</w:t>
      </w:r>
      <w:r w:rsidRPr="00273A90">
        <w:rPr>
          <w:rFonts w:eastAsiaTheme="majorEastAsia" w:cstheme="majorBidi"/>
          <w:b/>
          <w:spacing w:val="-10"/>
          <w:kern w:val="28"/>
          <w:sz w:val="32"/>
          <w:szCs w:val="56"/>
        </w:rPr>
        <w:t xml:space="preserve"> and </w:t>
      </w:r>
      <w:r>
        <w:rPr>
          <w:rFonts w:eastAsiaTheme="majorEastAsia" w:cstheme="majorBidi"/>
          <w:b/>
          <w:spacing w:val="-10"/>
          <w:kern w:val="28"/>
          <w:sz w:val="32"/>
          <w:szCs w:val="56"/>
        </w:rPr>
        <w:t>d</w:t>
      </w:r>
      <w:r w:rsidRPr="00273A90">
        <w:rPr>
          <w:rFonts w:eastAsiaTheme="majorEastAsia" w:cstheme="majorBidi"/>
          <w:b/>
          <w:spacing w:val="-10"/>
          <w:kern w:val="28"/>
          <w:sz w:val="32"/>
          <w:szCs w:val="56"/>
        </w:rPr>
        <w:t>ynamic OCT-</w:t>
      </w:r>
      <w:r>
        <w:rPr>
          <w:rFonts w:eastAsiaTheme="majorEastAsia" w:cstheme="majorBidi"/>
          <w:b/>
          <w:spacing w:val="-10"/>
          <w:kern w:val="28"/>
          <w:sz w:val="32"/>
          <w:szCs w:val="56"/>
        </w:rPr>
        <w:t>b</w:t>
      </w:r>
      <w:r w:rsidRPr="00273A90">
        <w:rPr>
          <w:rFonts w:eastAsiaTheme="majorEastAsia" w:cstheme="majorBidi"/>
          <w:b/>
          <w:spacing w:val="-10"/>
          <w:kern w:val="28"/>
          <w:sz w:val="32"/>
          <w:szCs w:val="56"/>
        </w:rPr>
        <w:t xml:space="preserve">ased </w:t>
      </w:r>
      <w:r>
        <w:rPr>
          <w:rFonts w:eastAsiaTheme="majorEastAsia" w:cstheme="majorBidi"/>
          <w:b/>
          <w:spacing w:val="-10"/>
          <w:kern w:val="28"/>
          <w:sz w:val="32"/>
          <w:szCs w:val="56"/>
        </w:rPr>
        <w:t>assessment</w:t>
      </w:r>
      <w:r w:rsidRPr="00273A90">
        <w:rPr>
          <w:rFonts w:eastAsiaTheme="majorEastAsia" w:cstheme="majorBidi"/>
          <w:b/>
          <w:spacing w:val="-10"/>
          <w:kern w:val="28"/>
          <w:sz w:val="32"/>
          <w:szCs w:val="56"/>
        </w:rPr>
        <w:t xml:space="preserve"> for 3D </w:t>
      </w:r>
      <w:r>
        <w:rPr>
          <w:rFonts w:eastAsiaTheme="majorEastAsia" w:cstheme="majorBidi"/>
          <w:b/>
          <w:spacing w:val="-10"/>
          <w:kern w:val="28"/>
          <w:sz w:val="32"/>
          <w:szCs w:val="56"/>
        </w:rPr>
        <w:t>in vitro</w:t>
      </w:r>
      <w:r w:rsidRPr="00273A90">
        <w:rPr>
          <w:rFonts w:eastAsiaTheme="majorEastAsia" w:cstheme="majorBidi"/>
          <w:b/>
          <w:spacing w:val="-10"/>
          <w:kern w:val="28"/>
          <w:sz w:val="32"/>
          <w:szCs w:val="56"/>
        </w:rPr>
        <w:t xml:space="preserve"> </w:t>
      </w:r>
      <w:r>
        <w:rPr>
          <w:rFonts w:eastAsiaTheme="majorEastAsia" w:cstheme="majorBidi"/>
          <w:b/>
          <w:spacing w:val="-10"/>
          <w:kern w:val="28"/>
          <w:sz w:val="32"/>
          <w:szCs w:val="56"/>
        </w:rPr>
        <w:t>i</w:t>
      </w:r>
      <w:r w:rsidRPr="00273A90">
        <w:rPr>
          <w:rFonts w:eastAsiaTheme="majorEastAsia" w:cstheme="majorBidi"/>
          <w:b/>
          <w:spacing w:val="-10"/>
          <w:kern w:val="28"/>
          <w:sz w:val="32"/>
          <w:szCs w:val="56"/>
        </w:rPr>
        <w:t>maging</w:t>
      </w:r>
      <w:commentRangeEnd w:id="1"/>
      <w:r w:rsidR="00352F21">
        <w:rPr>
          <w:rStyle w:val="CommentReference"/>
        </w:rPr>
        <w:commentReference w:id="1"/>
      </w:r>
    </w:p>
    <w:p w14:paraId="710A9C51" w14:textId="77777777" w:rsidR="00C53436" w:rsidRPr="00C53436" w:rsidRDefault="00C53436" w:rsidP="00C53436"/>
    <w:p w14:paraId="59BA84D9" w14:textId="4AF91804" w:rsidR="00C53436" w:rsidRDefault="00C53436" w:rsidP="00C53436">
      <w:pPr>
        <w:pStyle w:val="SPIEAuthors-Affils"/>
        <w:outlineLvl w:val="0"/>
        <w:rPr>
          <w:vertAlign w:val="superscript"/>
        </w:rPr>
      </w:pPr>
      <w:r w:rsidRPr="006058D7">
        <w:t>R</w:t>
      </w:r>
      <w:r>
        <w:t>ameesa Rafi M H</w:t>
      </w:r>
      <w:r w:rsidRPr="006058D7">
        <w:t>*</w:t>
      </w:r>
      <w:r w:rsidRPr="006058D7">
        <w:rPr>
          <w:vertAlign w:val="superscript"/>
        </w:rPr>
        <w:t>a</w:t>
      </w:r>
      <w:r w:rsidRPr="006058D7">
        <w:t>, Ibrahim Abd El-Sadek</w:t>
      </w:r>
      <w:r w:rsidRPr="006058D7">
        <w:rPr>
          <w:vertAlign w:val="superscript"/>
        </w:rPr>
        <w:t>a,b</w:t>
      </w:r>
      <w:r w:rsidRPr="006058D7">
        <w:t>, Rion Morishita</w:t>
      </w:r>
      <w:r w:rsidRPr="006058D7">
        <w:rPr>
          <w:vertAlign w:val="superscript"/>
        </w:rPr>
        <w:t>a</w:t>
      </w:r>
      <w:r w:rsidRPr="006058D7">
        <w:rPr>
          <w:rFonts w:hint="eastAsia"/>
          <w:lang w:eastAsia="ja-JP"/>
        </w:rPr>
        <w:t xml:space="preserve">, </w:t>
      </w:r>
      <w:r>
        <w:t>Shadil Basheer</w:t>
      </w:r>
      <w:r w:rsidRPr="006058D7">
        <w:rPr>
          <w:vertAlign w:val="superscript"/>
        </w:rPr>
        <w:t>a</w:t>
      </w:r>
      <w:r>
        <w:t xml:space="preserve">, </w:t>
      </w:r>
      <w:r w:rsidRPr="006058D7">
        <w:t>Atsuko Furukawa</w:t>
      </w:r>
      <w:r w:rsidRPr="006058D7">
        <w:rPr>
          <w:rFonts w:hint="eastAsia"/>
          <w:vertAlign w:val="superscript"/>
          <w:lang w:eastAsia="ja-JP"/>
        </w:rPr>
        <w:t>c</w:t>
      </w:r>
      <w:r w:rsidRPr="006058D7">
        <w:t>, Shuichi Makita</w:t>
      </w:r>
      <w:r w:rsidRPr="006058D7">
        <w:rPr>
          <w:vertAlign w:val="superscript"/>
        </w:rPr>
        <w:t>a</w:t>
      </w:r>
      <w:r w:rsidRPr="006058D7">
        <w:t>,</w:t>
      </w:r>
      <w:r w:rsidR="00123F03">
        <w:t xml:space="preserve"> </w:t>
      </w:r>
      <w:ins w:id="2" w:author="Ibrahim" w:date="2025-07-18T11:42:00Z">
        <w:r w:rsidR="00123F03">
          <w:t>Satoshi Matsusaka</w:t>
        </w:r>
      </w:ins>
      <w:ins w:id="3" w:author="Ibrahim" w:date="2025-07-18T11:43:00Z">
        <w:r w:rsidR="00C7344F" w:rsidRPr="00C7344F">
          <w:rPr>
            <w:vertAlign w:val="superscript"/>
            <w:rPrChange w:id="4" w:author="Ibrahim" w:date="2025-07-18T11:43:00Z">
              <w:rPr/>
            </w:rPrChange>
          </w:rPr>
          <w:t>c</w:t>
        </w:r>
      </w:ins>
      <w:ins w:id="5" w:author="Ibrahim" w:date="2025-07-18T11:42:00Z">
        <w:r w:rsidR="00123F03">
          <w:t>,</w:t>
        </w:r>
      </w:ins>
      <w:r w:rsidRPr="006058D7">
        <w:t xml:space="preserve"> and Yoshiaki Yasuno</w:t>
      </w:r>
      <w:r w:rsidRPr="006058D7">
        <w:rPr>
          <w:vertAlign w:val="superscript"/>
        </w:rPr>
        <w:t>a</w:t>
      </w:r>
    </w:p>
    <w:p w14:paraId="6B2E3FA4" w14:textId="77777777" w:rsidR="00C53436" w:rsidRDefault="00C53436" w:rsidP="00C53436">
      <w:pPr>
        <w:pStyle w:val="BodyofPaper"/>
      </w:pPr>
    </w:p>
    <w:p w14:paraId="666A6C0F" w14:textId="3A312634" w:rsidR="00C53436" w:rsidRDefault="00C53436" w:rsidP="007B25A5">
      <w:pPr>
        <w:jc w:val="center"/>
        <w:rPr>
          <w:i/>
          <w:iCs/>
          <w:sz w:val="21"/>
          <w:szCs w:val="21"/>
        </w:rPr>
      </w:pPr>
      <w:r w:rsidRPr="00F9591B">
        <w:rPr>
          <w:i/>
          <w:iCs/>
          <w:sz w:val="21"/>
          <w:szCs w:val="21"/>
          <w:vertAlign w:val="superscript"/>
        </w:rPr>
        <w:t>a</w:t>
      </w:r>
      <w:r w:rsidRPr="00F9591B">
        <w:rPr>
          <w:i/>
          <w:iCs/>
          <w:sz w:val="21"/>
          <w:szCs w:val="21"/>
        </w:rPr>
        <w:t>Computational Optics Group, University of Tsukuba</w:t>
      </w:r>
      <w:r>
        <w:rPr>
          <w:i/>
          <w:iCs/>
          <w:sz w:val="21"/>
          <w:szCs w:val="21"/>
        </w:rPr>
        <w:t>, Japan</w:t>
      </w:r>
      <w:r w:rsidRPr="00F9591B">
        <w:rPr>
          <w:i/>
          <w:iCs/>
          <w:sz w:val="21"/>
          <w:szCs w:val="21"/>
        </w:rPr>
        <w:t xml:space="preserve">. </w:t>
      </w:r>
      <w:r w:rsidRPr="00F9591B">
        <w:rPr>
          <w:i/>
          <w:iCs/>
          <w:sz w:val="21"/>
          <w:szCs w:val="21"/>
          <w:vertAlign w:val="superscript"/>
        </w:rPr>
        <w:t>b</w:t>
      </w:r>
      <w:r w:rsidRPr="00F9591B">
        <w:rPr>
          <w:i/>
          <w:iCs/>
          <w:sz w:val="21"/>
          <w:szCs w:val="21"/>
        </w:rPr>
        <w:t>Department of Physics, Faculty of Science, Damietta University</w:t>
      </w:r>
      <w:r>
        <w:rPr>
          <w:i/>
          <w:iCs/>
          <w:sz w:val="21"/>
          <w:szCs w:val="21"/>
        </w:rPr>
        <w:t>, Egypt</w:t>
      </w:r>
      <w:r w:rsidRPr="00F9591B">
        <w:rPr>
          <w:i/>
          <w:iCs/>
          <w:sz w:val="21"/>
          <w:szCs w:val="21"/>
        </w:rPr>
        <w:t>.</w:t>
      </w:r>
      <w:r>
        <w:rPr>
          <w:i/>
          <w:iCs/>
          <w:sz w:val="21"/>
          <w:szCs w:val="21"/>
        </w:rPr>
        <w:t xml:space="preserve"> </w:t>
      </w:r>
      <w:r w:rsidRPr="00F9591B">
        <w:rPr>
          <w:i/>
          <w:iCs/>
          <w:sz w:val="21"/>
          <w:szCs w:val="21"/>
        </w:rPr>
        <w:t xml:space="preserve"> </w:t>
      </w:r>
      <w:r w:rsidRPr="00F9591B">
        <w:rPr>
          <w:i/>
          <w:iCs/>
          <w:sz w:val="21"/>
          <w:szCs w:val="21"/>
          <w:vertAlign w:val="superscript"/>
        </w:rPr>
        <w:t>c</w:t>
      </w:r>
      <w:r w:rsidRPr="00F9591B">
        <w:rPr>
          <w:i/>
          <w:iCs/>
          <w:sz w:val="21"/>
          <w:szCs w:val="21"/>
        </w:rPr>
        <w:t xml:space="preserve">Clinical Research and Regional Innovation, </w:t>
      </w:r>
      <w:del w:id="6" w:author="Ibrahim" w:date="2025-07-18T11:43:00Z">
        <w:r w:rsidRPr="00F9591B" w:rsidDel="007B25A5">
          <w:rPr>
            <w:i/>
            <w:iCs/>
            <w:sz w:val="21"/>
            <w:szCs w:val="21"/>
          </w:rPr>
          <w:delText xml:space="preserve">Faculty </w:delText>
        </w:r>
      </w:del>
      <w:ins w:id="7" w:author="Ibrahim" w:date="2025-07-18T11:43:00Z">
        <w:r w:rsidR="007B25A5">
          <w:rPr>
            <w:i/>
            <w:iCs/>
            <w:sz w:val="21"/>
            <w:szCs w:val="21"/>
          </w:rPr>
          <w:t>Institute</w:t>
        </w:r>
        <w:r w:rsidR="007B25A5" w:rsidRPr="00F9591B">
          <w:rPr>
            <w:i/>
            <w:iCs/>
            <w:sz w:val="21"/>
            <w:szCs w:val="21"/>
          </w:rPr>
          <w:t xml:space="preserve"> </w:t>
        </w:r>
      </w:ins>
      <w:r w:rsidRPr="00F9591B">
        <w:rPr>
          <w:i/>
          <w:iCs/>
          <w:sz w:val="21"/>
          <w:szCs w:val="21"/>
        </w:rPr>
        <w:t>of Medicine, University of Tsukuba</w:t>
      </w:r>
      <w:r>
        <w:rPr>
          <w:i/>
          <w:iCs/>
          <w:sz w:val="21"/>
          <w:szCs w:val="21"/>
        </w:rPr>
        <w:t>, Japan</w:t>
      </w:r>
    </w:p>
    <w:p w14:paraId="562862FD" w14:textId="77777777" w:rsidR="00C53436" w:rsidRPr="00C53436" w:rsidRDefault="00C53436" w:rsidP="00C53436">
      <w:pPr>
        <w:pStyle w:val="BodyofPaper"/>
      </w:pPr>
    </w:p>
    <w:p w14:paraId="6B6AAFE3" w14:textId="28565D7E" w:rsidR="00C53436" w:rsidRDefault="00C53436" w:rsidP="00C53436">
      <w:pPr>
        <w:rPr>
          <w:sz w:val="21"/>
          <w:szCs w:val="21"/>
        </w:rPr>
      </w:pPr>
      <w:r w:rsidRPr="00F9591B">
        <w:rPr>
          <w:b/>
          <w:sz w:val="21"/>
          <w:szCs w:val="21"/>
        </w:rPr>
        <w:t>Keywords:</w:t>
      </w:r>
      <w:r w:rsidRPr="00F9591B">
        <w:rPr>
          <w:sz w:val="21"/>
          <w:szCs w:val="21"/>
        </w:rPr>
        <w:t xml:space="preserve"> </w:t>
      </w:r>
      <w:r>
        <w:rPr>
          <w:sz w:val="21"/>
          <w:szCs w:val="21"/>
        </w:rPr>
        <w:t xml:space="preserve">High-throughput imaging, </w:t>
      </w:r>
      <w:r w:rsidRPr="00F9591B">
        <w:rPr>
          <w:sz w:val="21"/>
          <w:szCs w:val="21"/>
        </w:rPr>
        <w:t xml:space="preserve">dynamic optical coherence tomography, spheroid, </w:t>
      </w:r>
      <w:r>
        <w:rPr>
          <w:sz w:val="21"/>
          <w:szCs w:val="21"/>
        </w:rPr>
        <w:t>automated sample targeting.</w:t>
      </w:r>
    </w:p>
    <w:p w14:paraId="12B80B70" w14:textId="77777777" w:rsidR="005A5261" w:rsidRDefault="005A5261" w:rsidP="005A5261">
      <w:pPr>
        <w:pStyle w:val="BodyofPaper"/>
      </w:pPr>
    </w:p>
    <w:p w14:paraId="5CFD9DFB" w14:textId="5FD92184" w:rsidR="00C53436" w:rsidRPr="00C53436" w:rsidRDefault="00C53436" w:rsidP="00C53436">
      <w:pPr>
        <w:jc w:val="center"/>
        <w:rPr>
          <w:b/>
          <w:bCs/>
          <w:sz w:val="24"/>
          <w:szCs w:val="36"/>
        </w:rPr>
      </w:pPr>
      <w:r w:rsidRPr="00C53436">
        <w:rPr>
          <w:b/>
          <w:bCs/>
          <w:sz w:val="24"/>
          <w:szCs w:val="36"/>
        </w:rPr>
        <w:t xml:space="preserve">Note: 3-page abstract can be found </w:t>
      </w:r>
      <w:r w:rsidR="00DD7090">
        <w:rPr>
          <w:b/>
          <w:bCs/>
          <w:sz w:val="24"/>
          <w:szCs w:val="36"/>
        </w:rPr>
        <w:t>on</w:t>
      </w:r>
      <w:r w:rsidRPr="00C53436">
        <w:rPr>
          <w:b/>
          <w:bCs/>
          <w:sz w:val="24"/>
          <w:szCs w:val="36"/>
        </w:rPr>
        <w:t xml:space="preserve"> the next page.</w:t>
      </w:r>
    </w:p>
    <w:p w14:paraId="08A29681" w14:textId="77777777" w:rsidR="00C53436" w:rsidRPr="00C53436" w:rsidRDefault="00C53436" w:rsidP="00C53436">
      <w:pPr>
        <w:jc w:val="center"/>
        <w:rPr>
          <w:b/>
          <w:bCs/>
          <w:sz w:val="24"/>
          <w:szCs w:val="36"/>
        </w:rPr>
      </w:pPr>
    </w:p>
    <w:p w14:paraId="6074910D" w14:textId="77777777" w:rsidR="00C53436" w:rsidRPr="00C53436" w:rsidRDefault="00C53436" w:rsidP="00C53436">
      <w:pPr>
        <w:rPr>
          <w:sz w:val="24"/>
          <w:szCs w:val="36"/>
        </w:rPr>
      </w:pPr>
    </w:p>
    <w:p w14:paraId="72ED96C8" w14:textId="77777777" w:rsidR="00C53436" w:rsidRPr="00C53436" w:rsidRDefault="00C53436" w:rsidP="00C53436">
      <w:pPr>
        <w:jc w:val="center"/>
        <w:rPr>
          <w:b/>
          <w:bCs/>
          <w:sz w:val="24"/>
          <w:szCs w:val="36"/>
        </w:rPr>
      </w:pPr>
      <w:commentRangeStart w:id="8"/>
      <w:r w:rsidRPr="00C53436">
        <w:rPr>
          <w:b/>
          <w:bCs/>
          <w:sz w:val="24"/>
          <w:szCs w:val="36"/>
        </w:rPr>
        <w:t>100-word abstract</w:t>
      </w:r>
      <w:commentRangeEnd w:id="8"/>
      <w:r w:rsidR="00391240">
        <w:rPr>
          <w:rStyle w:val="CommentReference"/>
        </w:rPr>
        <w:commentReference w:id="8"/>
      </w:r>
    </w:p>
    <w:p w14:paraId="1FBE688D" w14:textId="77777777" w:rsidR="00C53436" w:rsidRPr="00C53436" w:rsidRDefault="00C53436" w:rsidP="00C53436">
      <w:pPr>
        <w:jc w:val="center"/>
        <w:rPr>
          <w:b/>
          <w:bCs/>
          <w:sz w:val="24"/>
          <w:szCs w:val="36"/>
        </w:rPr>
      </w:pPr>
    </w:p>
    <w:p w14:paraId="13BB4A7F" w14:textId="42650B5F" w:rsidR="00C53436" w:rsidRPr="00C53436" w:rsidRDefault="00382C08" w:rsidP="00154FC9">
      <w:pPr>
        <w:jc w:val="both"/>
        <w:rPr>
          <w:szCs w:val="36"/>
        </w:rPr>
      </w:pPr>
      <w:r w:rsidRPr="00382C08">
        <w:t xml:space="preserve">We present an automated sample targeting system (ASTS) for high-throughput, label-free imaging of 3D </w:t>
      </w:r>
      <w:r w:rsidR="009649D4">
        <w:t xml:space="preserve">tumor </w:t>
      </w:r>
      <w:r w:rsidRPr="00382C08">
        <w:t>spheroids using Jones matrix-based OCT. By integrating a motorized stage with synchronized OCT acquisition via TCP communication, the system enables fully automated imaging across a 96-well plate. It successfully targeted and imaged</w:t>
      </w:r>
      <w:r w:rsidR="009649D4">
        <w:t xml:space="preserve"> </w:t>
      </w:r>
      <w:r w:rsidRPr="00382C08">
        <w:t xml:space="preserve">15 </w:t>
      </w:r>
      <w:r w:rsidR="009649D4">
        <w:t xml:space="preserve">tumor </w:t>
      </w:r>
      <w:r w:rsidRPr="00382C08">
        <w:t xml:space="preserve">spheroids </w:t>
      </w:r>
      <w:r w:rsidR="006653A0">
        <w:t>without any manual</w:t>
      </w:r>
      <w:r w:rsidRPr="00382C08">
        <w:t xml:space="preserve"> intervention. Functional imaging modalities such as LIV and OCDS were used to capture both structural and dynamic contrasts</w:t>
      </w:r>
      <w:r w:rsidR="00154FC9">
        <w:t xml:space="preserve">. </w:t>
      </w:r>
      <w:r w:rsidR="00306288">
        <w:t>L</w:t>
      </w:r>
      <w:r w:rsidR="00154FC9" w:rsidRPr="00154FC9">
        <w:t>imitations</w:t>
      </w:r>
      <w:r w:rsidR="00306288">
        <w:t xml:space="preserve"> </w:t>
      </w:r>
      <w:r w:rsidR="00154FC9" w:rsidRPr="00154FC9">
        <w:t>including out-of-focus and out-of-field-of-view (FOV) spheroids, were observed</w:t>
      </w:r>
      <w:r w:rsidR="00154FC9">
        <w:t xml:space="preserve">, which </w:t>
      </w:r>
      <w:r w:rsidR="00154FC9" w:rsidRPr="00154FC9">
        <w:t>highlight</w:t>
      </w:r>
      <w:r w:rsidR="00154FC9">
        <w:t>s</w:t>
      </w:r>
      <w:r w:rsidR="00154FC9" w:rsidRPr="00154FC9">
        <w:t xml:space="preserve"> the need for future implementation of vertical axis control to improve spheroid localization and imaging accuracy.</w:t>
      </w:r>
    </w:p>
    <w:p w14:paraId="486E31AD" w14:textId="77777777" w:rsidR="00154FC9" w:rsidRDefault="00154FC9" w:rsidP="00C53436">
      <w:pPr>
        <w:jc w:val="center"/>
        <w:rPr>
          <w:b/>
          <w:bCs/>
          <w:sz w:val="24"/>
          <w:szCs w:val="36"/>
        </w:rPr>
      </w:pPr>
    </w:p>
    <w:p w14:paraId="1325972C" w14:textId="3FF5814D" w:rsidR="00C53436" w:rsidRPr="00C53436" w:rsidRDefault="00C53436" w:rsidP="00C53436">
      <w:pPr>
        <w:jc w:val="center"/>
        <w:rPr>
          <w:b/>
          <w:bCs/>
          <w:sz w:val="24"/>
          <w:szCs w:val="36"/>
        </w:rPr>
      </w:pPr>
      <w:commentRangeStart w:id="10"/>
      <w:r w:rsidRPr="00C53436">
        <w:rPr>
          <w:b/>
          <w:bCs/>
          <w:sz w:val="24"/>
          <w:szCs w:val="36"/>
        </w:rPr>
        <w:t>250-word abstract</w:t>
      </w:r>
      <w:commentRangeEnd w:id="10"/>
      <w:r w:rsidR="00A06CA3">
        <w:rPr>
          <w:rStyle w:val="CommentReference"/>
        </w:rPr>
        <w:commentReference w:id="10"/>
      </w:r>
    </w:p>
    <w:p w14:paraId="6C10D664" w14:textId="77777777" w:rsidR="00C53436" w:rsidRPr="005A5261" w:rsidRDefault="00C53436" w:rsidP="005A5261">
      <w:pPr>
        <w:pStyle w:val="BodyofPaper"/>
      </w:pPr>
    </w:p>
    <w:p w14:paraId="3B100632" w14:textId="77777777" w:rsidR="002C6D9B" w:rsidRDefault="002C6D9B" w:rsidP="00BC6BE6">
      <w:pPr>
        <w:pStyle w:val="BodyofPaper"/>
      </w:pPr>
    </w:p>
    <w:p w14:paraId="754C20F5" w14:textId="6ED64497" w:rsidR="00154FC9" w:rsidRPr="00154FC9" w:rsidRDefault="00154FC9" w:rsidP="00154FC9">
      <w:pPr>
        <w:pStyle w:val="BodyofPaper"/>
        <w:rPr>
          <w:lang w:val="en-IN"/>
        </w:rPr>
      </w:pPr>
      <w:r w:rsidRPr="00154FC9">
        <w:rPr>
          <w:lang w:val="en-IN"/>
        </w:rPr>
        <w:t xml:space="preserve">High-throughput, label-free imaging of 3D tumor spheroids is critical for accelerating biomedical research and drug discovery. However, conventional Jones matrix-based dynamic optical coherence tomography (OCT), though powerful for extracting both structural and functional information, remains limited by its manual operation, </w:t>
      </w:r>
      <w:r w:rsidR="00306288">
        <w:rPr>
          <w:lang w:val="en-IN"/>
        </w:rPr>
        <w:t xml:space="preserve">which </w:t>
      </w:r>
      <w:r w:rsidRPr="00154FC9">
        <w:rPr>
          <w:lang w:val="en-IN"/>
        </w:rPr>
        <w:t>mak</w:t>
      </w:r>
      <w:r w:rsidR="00306288">
        <w:rPr>
          <w:lang w:val="en-IN"/>
        </w:rPr>
        <w:t>es</w:t>
      </w:r>
      <w:r w:rsidRPr="00154FC9">
        <w:rPr>
          <w:lang w:val="en-IN"/>
        </w:rPr>
        <w:t xml:space="preserve"> the imaging process time-consuming and operator-dependent. To overcome this bottleneck, we propose an </w:t>
      </w:r>
      <w:r>
        <w:rPr>
          <w:lang w:val="en-IN"/>
        </w:rPr>
        <w:t>a</w:t>
      </w:r>
      <w:r w:rsidRPr="00154FC9">
        <w:rPr>
          <w:lang w:val="en-IN"/>
        </w:rPr>
        <w:t xml:space="preserve">utomated </w:t>
      </w:r>
      <w:r>
        <w:rPr>
          <w:lang w:val="en-IN"/>
        </w:rPr>
        <w:t>s</w:t>
      </w:r>
      <w:r w:rsidRPr="00154FC9">
        <w:rPr>
          <w:lang w:val="en-IN"/>
        </w:rPr>
        <w:t xml:space="preserve">ample </w:t>
      </w:r>
      <w:r>
        <w:rPr>
          <w:lang w:val="en-IN"/>
        </w:rPr>
        <w:t>t</w:t>
      </w:r>
      <w:r w:rsidRPr="00154FC9">
        <w:rPr>
          <w:lang w:val="en-IN"/>
        </w:rPr>
        <w:t xml:space="preserve">argeting </w:t>
      </w:r>
      <w:r>
        <w:rPr>
          <w:lang w:val="en-IN"/>
        </w:rPr>
        <w:t>s</w:t>
      </w:r>
      <w:r w:rsidRPr="00154FC9">
        <w:rPr>
          <w:lang w:val="en-IN"/>
        </w:rPr>
        <w:t>ystem (ASTS) that integrates a motorized linear stage into the Jones matrix OCT platform. The system is controlled using a custom Python interface and enables fully automated, sequential imaging of multiple samples within a standard 96-well plate.</w:t>
      </w:r>
    </w:p>
    <w:p w14:paraId="04994A79" w14:textId="3A173E7F" w:rsidR="00154FC9" w:rsidRPr="00154FC9" w:rsidRDefault="00154FC9" w:rsidP="00154FC9">
      <w:pPr>
        <w:pStyle w:val="BodyofPaper"/>
        <w:rPr>
          <w:lang w:val="en-IN"/>
        </w:rPr>
      </w:pPr>
      <w:r>
        <w:rPr>
          <w:lang w:val="en-IN"/>
        </w:rPr>
        <w:t xml:space="preserve">                              </w:t>
      </w:r>
      <w:r w:rsidRPr="00154FC9">
        <w:rPr>
          <w:lang w:val="en-IN"/>
        </w:rPr>
        <w:t>Using a</w:t>
      </w:r>
      <w:r>
        <w:rPr>
          <w:lang w:val="en-IN"/>
        </w:rPr>
        <w:t xml:space="preserve"> two-dimensional linear </w:t>
      </w:r>
      <w:r w:rsidRPr="00154FC9">
        <w:rPr>
          <w:lang w:val="en-IN"/>
        </w:rPr>
        <w:t>translational stage</w:t>
      </w:r>
      <w:r>
        <w:rPr>
          <w:lang w:val="en-IN"/>
        </w:rPr>
        <w:t xml:space="preserve"> </w:t>
      </w:r>
      <w:r w:rsidRPr="00154FC9">
        <w:rPr>
          <w:lang w:val="en-IN"/>
        </w:rPr>
        <w:t>and a brushless DC servo motor controller (BBD302), the system executes homing, precise jogging, and scanning steps via pre-calibrated well coordinates. The stage synchronizes with OCT acquisition through TCP communication,</w:t>
      </w:r>
      <w:r>
        <w:rPr>
          <w:lang w:val="en-IN"/>
        </w:rPr>
        <w:t xml:space="preserve"> and </w:t>
      </w:r>
      <w:r w:rsidR="00306288">
        <w:rPr>
          <w:lang w:val="en-IN"/>
        </w:rPr>
        <w:t>assures</w:t>
      </w:r>
      <w:r>
        <w:rPr>
          <w:lang w:val="en-IN"/>
        </w:rPr>
        <w:t xml:space="preserve"> </w:t>
      </w:r>
      <w:r w:rsidRPr="00154FC9">
        <w:rPr>
          <w:lang w:val="en-IN"/>
        </w:rPr>
        <w:t>reliable sample positioning without human intervention. We demonstrate the application of ASTS by targeting and imaging 15 MCF-7 breast cancer spheroids. Among these, 13 spheroids were successfully imaged; two showed imaging failures due to being out of focus or out of the field of view (FOV). These limitations are attributed to the 3D morphology of spheroids and their variable vertical positions in the well.</w:t>
      </w:r>
    </w:p>
    <w:p w14:paraId="07CAB3FD" w14:textId="2297D391" w:rsidR="00154FC9" w:rsidRPr="00154FC9" w:rsidRDefault="00154FC9" w:rsidP="00154FC9">
      <w:pPr>
        <w:pStyle w:val="BodyofPaper"/>
        <w:rPr>
          <w:lang w:val="en-IN"/>
        </w:rPr>
      </w:pPr>
      <w:r>
        <w:rPr>
          <w:lang w:val="en-IN"/>
        </w:rPr>
        <w:t xml:space="preserve">                              </w:t>
      </w:r>
      <w:r w:rsidRPr="00154FC9">
        <w:rPr>
          <w:lang w:val="en-IN"/>
        </w:rPr>
        <w:t xml:space="preserve">Functional OCT contrasts, such as </w:t>
      </w:r>
      <w:r w:rsidR="00306288">
        <w:rPr>
          <w:lang w:val="en-IN"/>
        </w:rPr>
        <w:t>l</w:t>
      </w:r>
      <w:r w:rsidRPr="00154FC9">
        <w:rPr>
          <w:lang w:val="en-IN"/>
        </w:rPr>
        <w:t xml:space="preserve">ogarithmic </w:t>
      </w:r>
      <w:r w:rsidR="00306288">
        <w:rPr>
          <w:lang w:val="en-IN"/>
        </w:rPr>
        <w:t>i</w:t>
      </w:r>
      <w:r w:rsidRPr="00154FC9">
        <w:rPr>
          <w:lang w:val="en-IN"/>
        </w:rPr>
        <w:t xml:space="preserve">ntensity </w:t>
      </w:r>
      <w:r w:rsidR="00306288">
        <w:rPr>
          <w:lang w:val="en-IN"/>
        </w:rPr>
        <w:t>v</w:t>
      </w:r>
      <w:r w:rsidRPr="00154FC9">
        <w:rPr>
          <w:lang w:val="en-IN"/>
        </w:rPr>
        <w:t xml:space="preserve">ariance (LIV) and </w:t>
      </w:r>
      <w:r w:rsidR="00306288">
        <w:rPr>
          <w:lang w:val="en-IN"/>
        </w:rPr>
        <w:t>OCT correlation decay speed</w:t>
      </w:r>
      <w:r w:rsidRPr="00154FC9">
        <w:rPr>
          <w:lang w:val="en-IN"/>
        </w:rPr>
        <w:t xml:space="preserve"> (OCDS</w:t>
      </w:r>
      <w:r w:rsidR="00306288" w:rsidRPr="00306288">
        <w:rPr>
          <w:i/>
          <w:iCs/>
          <w:sz w:val="16"/>
          <w:szCs w:val="16"/>
          <w:lang w:val="en-IN"/>
        </w:rPr>
        <w:t>l</w:t>
      </w:r>
      <w:r w:rsidRPr="00154FC9">
        <w:rPr>
          <w:lang w:val="en-IN"/>
        </w:rPr>
        <w:t>), were acquired to provide dynamic activity maps. The system significantly improves imaging throughput and objectivity. The challenges encountered emphasize the need for future integration of vertical (Z-axis) control to enhance the reliability and precision of spheroid localization.</w:t>
      </w:r>
    </w:p>
    <w:p w14:paraId="70CA713F" w14:textId="77777777" w:rsidR="00BC6BE6" w:rsidRPr="00154FC9" w:rsidRDefault="00BC6BE6" w:rsidP="00BC6BE6">
      <w:pPr>
        <w:pStyle w:val="BodyofPaper"/>
        <w:rPr>
          <w:lang w:val="en-IN"/>
        </w:rPr>
      </w:pPr>
    </w:p>
    <w:p w14:paraId="216769DC" w14:textId="77777777" w:rsidR="00E4590A" w:rsidRDefault="00E4590A" w:rsidP="00AB5FDF">
      <w:pPr>
        <w:pStyle w:val="SPIEfigurecaption"/>
      </w:pPr>
    </w:p>
    <w:p w14:paraId="1754ED06" w14:textId="77777777" w:rsidR="00E4590A" w:rsidRDefault="00E4590A" w:rsidP="00AB5FDF">
      <w:pPr>
        <w:pStyle w:val="SPIEfigurecaption"/>
      </w:pPr>
    </w:p>
    <w:p w14:paraId="3015B953" w14:textId="77777777" w:rsidR="00E4590A" w:rsidRDefault="00E4590A" w:rsidP="00AB5FDF">
      <w:pPr>
        <w:pStyle w:val="SPIEfigurecaption"/>
      </w:pPr>
    </w:p>
    <w:p w14:paraId="4455C871" w14:textId="68F57011" w:rsidR="00C53436" w:rsidRPr="00306288" w:rsidRDefault="00C53436" w:rsidP="00306288">
      <w:pPr>
        <w:pStyle w:val="SPIEfigurecaption"/>
        <w:ind w:left="0"/>
        <w:rPr>
          <w:sz w:val="20"/>
          <w:szCs w:val="13"/>
        </w:rPr>
      </w:pPr>
    </w:p>
    <w:p w14:paraId="159E61E6" w14:textId="77777777" w:rsidR="00C53436" w:rsidRDefault="00C53436" w:rsidP="00985837">
      <w:pPr>
        <w:pStyle w:val="SPIEreferencelisting"/>
        <w:numPr>
          <w:ilvl w:val="0"/>
          <w:numId w:val="0"/>
        </w:numPr>
        <w:tabs>
          <w:tab w:val="left" w:pos="360"/>
        </w:tabs>
        <w:rPr>
          <w:i/>
        </w:rPr>
      </w:pPr>
    </w:p>
    <w:p w14:paraId="23F0EA1A" w14:textId="77777777" w:rsidR="001A75FA" w:rsidRDefault="001A75FA" w:rsidP="00985837">
      <w:pPr>
        <w:pStyle w:val="SPIEreferencelisting"/>
        <w:numPr>
          <w:ilvl w:val="0"/>
          <w:numId w:val="0"/>
        </w:numPr>
        <w:tabs>
          <w:tab w:val="left" w:pos="360"/>
        </w:tabs>
        <w:rPr>
          <w:i/>
        </w:rPr>
      </w:pPr>
    </w:p>
    <w:p w14:paraId="2AFBD6C8" w14:textId="77777777" w:rsidR="00C34F00" w:rsidRDefault="00C34F00" w:rsidP="00817FAC">
      <w:pPr>
        <w:rPr>
          <w:rFonts w:eastAsiaTheme="majorEastAsia" w:cstheme="majorBidi"/>
          <w:b/>
          <w:spacing w:val="-10"/>
          <w:kern w:val="28"/>
          <w:sz w:val="32"/>
          <w:szCs w:val="56"/>
        </w:rPr>
      </w:pPr>
    </w:p>
    <w:p w14:paraId="176BAF89" w14:textId="410659E0" w:rsidR="00C53436" w:rsidRDefault="00273A90" w:rsidP="00273A90">
      <w:pPr>
        <w:jc w:val="center"/>
        <w:rPr>
          <w:rFonts w:eastAsiaTheme="majorEastAsia" w:cstheme="majorBidi"/>
          <w:b/>
          <w:spacing w:val="-10"/>
          <w:kern w:val="28"/>
          <w:sz w:val="32"/>
          <w:szCs w:val="56"/>
        </w:rPr>
      </w:pPr>
      <w:commentRangeStart w:id="11"/>
      <w:r w:rsidRPr="00273A90">
        <w:rPr>
          <w:rFonts w:eastAsiaTheme="majorEastAsia" w:cstheme="majorBidi"/>
          <w:b/>
          <w:spacing w:val="-10"/>
          <w:kern w:val="28"/>
          <w:sz w:val="32"/>
          <w:szCs w:val="56"/>
        </w:rPr>
        <w:t xml:space="preserve">Automated </w:t>
      </w:r>
      <w:r>
        <w:rPr>
          <w:rFonts w:eastAsiaTheme="majorEastAsia" w:cstheme="majorBidi"/>
          <w:b/>
          <w:spacing w:val="-10"/>
          <w:kern w:val="28"/>
          <w:sz w:val="32"/>
          <w:szCs w:val="56"/>
        </w:rPr>
        <w:t>m</w:t>
      </w:r>
      <w:r w:rsidRPr="00273A90">
        <w:rPr>
          <w:rFonts w:eastAsiaTheme="majorEastAsia" w:cstheme="majorBidi"/>
          <w:b/>
          <w:spacing w:val="-10"/>
          <w:kern w:val="28"/>
          <w:sz w:val="32"/>
          <w:szCs w:val="56"/>
        </w:rPr>
        <w:t>ulti-</w:t>
      </w:r>
      <w:r w:rsidR="00F85DA0">
        <w:rPr>
          <w:rFonts w:eastAsiaTheme="majorEastAsia" w:cstheme="majorBidi"/>
          <w:b/>
          <w:spacing w:val="-10"/>
          <w:kern w:val="28"/>
          <w:sz w:val="32"/>
          <w:szCs w:val="56"/>
        </w:rPr>
        <w:t xml:space="preserve">well </w:t>
      </w:r>
      <w:r>
        <w:rPr>
          <w:rFonts w:eastAsiaTheme="majorEastAsia" w:cstheme="majorBidi"/>
          <w:b/>
          <w:spacing w:val="-10"/>
          <w:kern w:val="28"/>
          <w:sz w:val="32"/>
          <w:szCs w:val="56"/>
        </w:rPr>
        <w:t>s</w:t>
      </w:r>
      <w:r w:rsidRPr="00273A90">
        <w:rPr>
          <w:rFonts w:eastAsiaTheme="majorEastAsia" w:cstheme="majorBidi"/>
          <w:b/>
          <w:spacing w:val="-10"/>
          <w:kern w:val="28"/>
          <w:sz w:val="32"/>
          <w:szCs w:val="56"/>
        </w:rPr>
        <w:t xml:space="preserve">pheroid </w:t>
      </w:r>
      <w:r>
        <w:rPr>
          <w:rFonts w:eastAsiaTheme="majorEastAsia" w:cstheme="majorBidi"/>
          <w:b/>
          <w:spacing w:val="-10"/>
          <w:kern w:val="28"/>
          <w:sz w:val="32"/>
          <w:szCs w:val="56"/>
        </w:rPr>
        <w:t>targeting</w:t>
      </w:r>
      <w:r w:rsidRPr="00273A90">
        <w:rPr>
          <w:rFonts w:eastAsiaTheme="majorEastAsia" w:cstheme="majorBidi"/>
          <w:b/>
          <w:spacing w:val="-10"/>
          <w:kern w:val="28"/>
          <w:sz w:val="32"/>
          <w:szCs w:val="56"/>
        </w:rPr>
        <w:t xml:space="preserve"> and </w:t>
      </w:r>
      <w:r>
        <w:rPr>
          <w:rFonts w:eastAsiaTheme="majorEastAsia" w:cstheme="majorBidi"/>
          <w:b/>
          <w:spacing w:val="-10"/>
          <w:kern w:val="28"/>
          <w:sz w:val="32"/>
          <w:szCs w:val="56"/>
        </w:rPr>
        <w:t>d</w:t>
      </w:r>
      <w:r w:rsidRPr="00273A90">
        <w:rPr>
          <w:rFonts w:eastAsiaTheme="majorEastAsia" w:cstheme="majorBidi"/>
          <w:b/>
          <w:spacing w:val="-10"/>
          <w:kern w:val="28"/>
          <w:sz w:val="32"/>
          <w:szCs w:val="56"/>
        </w:rPr>
        <w:t>ynamic OCT-</w:t>
      </w:r>
      <w:r>
        <w:rPr>
          <w:rFonts w:eastAsiaTheme="majorEastAsia" w:cstheme="majorBidi"/>
          <w:b/>
          <w:spacing w:val="-10"/>
          <w:kern w:val="28"/>
          <w:sz w:val="32"/>
          <w:szCs w:val="56"/>
        </w:rPr>
        <w:t>b</w:t>
      </w:r>
      <w:r w:rsidRPr="00273A90">
        <w:rPr>
          <w:rFonts w:eastAsiaTheme="majorEastAsia" w:cstheme="majorBidi"/>
          <w:b/>
          <w:spacing w:val="-10"/>
          <w:kern w:val="28"/>
          <w:sz w:val="32"/>
          <w:szCs w:val="56"/>
        </w:rPr>
        <w:t xml:space="preserve">ased </w:t>
      </w:r>
      <w:r>
        <w:rPr>
          <w:rFonts w:eastAsiaTheme="majorEastAsia" w:cstheme="majorBidi"/>
          <w:b/>
          <w:spacing w:val="-10"/>
          <w:kern w:val="28"/>
          <w:sz w:val="32"/>
          <w:szCs w:val="56"/>
        </w:rPr>
        <w:t>assessment</w:t>
      </w:r>
      <w:r w:rsidRPr="00273A90">
        <w:rPr>
          <w:rFonts w:eastAsiaTheme="majorEastAsia" w:cstheme="majorBidi"/>
          <w:b/>
          <w:spacing w:val="-10"/>
          <w:kern w:val="28"/>
          <w:sz w:val="32"/>
          <w:szCs w:val="56"/>
        </w:rPr>
        <w:t xml:space="preserve"> for 3D </w:t>
      </w:r>
      <w:r>
        <w:rPr>
          <w:rFonts w:eastAsiaTheme="majorEastAsia" w:cstheme="majorBidi"/>
          <w:b/>
          <w:spacing w:val="-10"/>
          <w:kern w:val="28"/>
          <w:sz w:val="32"/>
          <w:szCs w:val="56"/>
        </w:rPr>
        <w:t>in vitro</w:t>
      </w:r>
      <w:r w:rsidRPr="00273A90">
        <w:rPr>
          <w:rFonts w:eastAsiaTheme="majorEastAsia" w:cstheme="majorBidi"/>
          <w:b/>
          <w:spacing w:val="-10"/>
          <w:kern w:val="28"/>
          <w:sz w:val="32"/>
          <w:szCs w:val="56"/>
        </w:rPr>
        <w:t xml:space="preserve"> </w:t>
      </w:r>
      <w:r w:rsidR="00E71491">
        <w:rPr>
          <w:rFonts w:eastAsiaTheme="majorEastAsia" w:cstheme="majorBidi"/>
          <w:b/>
          <w:spacing w:val="-10"/>
          <w:kern w:val="28"/>
          <w:sz w:val="32"/>
          <w:szCs w:val="56"/>
        </w:rPr>
        <w:t>i</w:t>
      </w:r>
      <w:r w:rsidRPr="00273A90">
        <w:rPr>
          <w:rFonts w:eastAsiaTheme="majorEastAsia" w:cstheme="majorBidi"/>
          <w:b/>
          <w:spacing w:val="-10"/>
          <w:kern w:val="28"/>
          <w:sz w:val="32"/>
          <w:szCs w:val="56"/>
        </w:rPr>
        <w:t>maging</w:t>
      </w:r>
      <w:commentRangeEnd w:id="11"/>
      <w:r w:rsidR="006733ED">
        <w:rPr>
          <w:rStyle w:val="CommentReference"/>
        </w:rPr>
        <w:commentReference w:id="11"/>
      </w:r>
    </w:p>
    <w:p w14:paraId="2B918FD4" w14:textId="77777777" w:rsidR="00C34F00" w:rsidRPr="00273A90" w:rsidRDefault="00C34F00" w:rsidP="00273A90">
      <w:pPr>
        <w:jc w:val="center"/>
      </w:pPr>
    </w:p>
    <w:p w14:paraId="1939C734" w14:textId="46BCCC6D" w:rsidR="00C53436" w:rsidRDefault="00C53436" w:rsidP="00C53436">
      <w:pPr>
        <w:pStyle w:val="SPIEAuthors-Affils"/>
        <w:outlineLvl w:val="0"/>
        <w:rPr>
          <w:vertAlign w:val="superscript"/>
        </w:rPr>
      </w:pPr>
      <w:r w:rsidRPr="006058D7">
        <w:t>R</w:t>
      </w:r>
      <w:r>
        <w:t>ameesa Rafi M H</w:t>
      </w:r>
      <w:r w:rsidRPr="006058D7">
        <w:t>*</w:t>
      </w:r>
      <w:r w:rsidRPr="006058D7">
        <w:rPr>
          <w:vertAlign w:val="superscript"/>
        </w:rPr>
        <w:t>a</w:t>
      </w:r>
      <w:r w:rsidRPr="006058D7">
        <w:t>, Ibrahim Abd El-Sadek</w:t>
      </w:r>
      <w:r w:rsidRPr="006058D7">
        <w:rPr>
          <w:vertAlign w:val="superscript"/>
        </w:rPr>
        <w:t>a,b</w:t>
      </w:r>
      <w:r w:rsidRPr="006058D7">
        <w:t>, Rion Morishita</w:t>
      </w:r>
      <w:r w:rsidRPr="006058D7">
        <w:rPr>
          <w:vertAlign w:val="superscript"/>
        </w:rPr>
        <w:t>a</w:t>
      </w:r>
      <w:r w:rsidRPr="006058D7">
        <w:rPr>
          <w:rFonts w:hint="eastAsia"/>
          <w:lang w:eastAsia="ja-JP"/>
        </w:rPr>
        <w:t xml:space="preserve">, </w:t>
      </w:r>
      <w:r>
        <w:t>Shadil Basheer</w:t>
      </w:r>
      <w:r w:rsidRPr="006058D7">
        <w:rPr>
          <w:vertAlign w:val="superscript"/>
        </w:rPr>
        <w:t>a</w:t>
      </w:r>
      <w:r>
        <w:t xml:space="preserve">, </w:t>
      </w:r>
      <w:r w:rsidRPr="006058D7">
        <w:t>Atsuko Furukawa</w:t>
      </w:r>
      <w:r w:rsidRPr="006058D7">
        <w:rPr>
          <w:rFonts w:hint="eastAsia"/>
          <w:vertAlign w:val="superscript"/>
          <w:lang w:eastAsia="ja-JP"/>
        </w:rPr>
        <w:t>c</w:t>
      </w:r>
      <w:r w:rsidRPr="006058D7">
        <w:t>, Shuichi Makita</w:t>
      </w:r>
      <w:r w:rsidRPr="006058D7">
        <w:rPr>
          <w:vertAlign w:val="superscript"/>
        </w:rPr>
        <w:t>a</w:t>
      </w:r>
      <w:r w:rsidRPr="006058D7">
        <w:t xml:space="preserve">, </w:t>
      </w:r>
      <w:ins w:id="12" w:author="Ibrahim" w:date="2025-07-18T11:42:00Z">
        <w:r w:rsidR="00123F03">
          <w:t xml:space="preserve">Satoshi </w:t>
        </w:r>
        <w:r w:rsidR="00123F03" w:rsidRPr="00123F03">
          <w:t>Matsusaka</w:t>
        </w:r>
      </w:ins>
      <w:ins w:id="13" w:author="Ibrahim" w:date="2025-07-18T11:43:00Z">
        <w:r w:rsidR="00123F03" w:rsidRPr="007B25A5">
          <w:rPr>
            <w:rFonts w:hint="eastAsia"/>
            <w:vertAlign w:val="superscript"/>
            <w:lang w:eastAsia="ja-JP"/>
          </w:rPr>
          <w:t>c</w:t>
        </w:r>
        <w:r w:rsidR="00123F03">
          <w:rPr>
            <w:lang w:eastAsia="ja-JP"/>
          </w:rPr>
          <w:t xml:space="preserve">, </w:t>
        </w:r>
      </w:ins>
      <w:r w:rsidRPr="00123F03">
        <w:t>and</w:t>
      </w:r>
      <w:r w:rsidRPr="006058D7">
        <w:t xml:space="preserve"> Yoshiaki Yasuno</w:t>
      </w:r>
      <w:r w:rsidRPr="006058D7">
        <w:rPr>
          <w:vertAlign w:val="superscript"/>
        </w:rPr>
        <w:t>a</w:t>
      </w:r>
    </w:p>
    <w:p w14:paraId="589BE4B7" w14:textId="77777777" w:rsidR="00C53436" w:rsidRDefault="00C53436" w:rsidP="00C53436">
      <w:pPr>
        <w:pStyle w:val="BodyofPaper"/>
      </w:pPr>
    </w:p>
    <w:p w14:paraId="6FA21D9D" w14:textId="05072441" w:rsidR="00C53436" w:rsidDel="009E4BC6" w:rsidRDefault="00C53436" w:rsidP="007B25A5">
      <w:pPr>
        <w:jc w:val="center"/>
        <w:rPr>
          <w:del w:id="14" w:author="Ibrahim" w:date="2025-07-18T17:30:00Z"/>
          <w:i/>
          <w:iCs/>
          <w:sz w:val="21"/>
          <w:szCs w:val="21"/>
        </w:rPr>
      </w:pPr>
      <w:r w:rsidRPr="00F9591B">
        <w:rPr>
          <w:i/>
          <w:iCs/>
          <w:sz w:val="21"/>
          <w:szCs w:val="21"/>
          <w:vertAlign w:val="superscript"/>
        </w:rPr>
        <w:t>a</w:t>
      </w:r>
      <w:r w:rsidRPr="00F9591B">
        <w:rPr>
          <w:i/>
          <w:iCs/>
          <w:sz w:val="21"/>
          <w:szCs w:val="21"/>
        </w:rPr>
        <w:t>Computational Optics Group, University of Tsukuba</w:t>
      </w:r>
      <w:r>
        <w:rPr>
          <w:i/>
          <w:iCs/>
          <w:sz w:val="21"/>
          <w:szCs w:val="21"/>
        </w:rPr>
        <w:t>, Japan</w:t>
      </w:r>
      <w:r w:rsidRPr="00F9591B">
        <w:rPr>
          <w:i/>
          <w:iCs/>
          <w:sz w:val="21"/>
          <w:szCs w:val="21"/>
        </w:rPr>
        <w:t xml:space="preserve">. </w:t>
      </w:r>
      <w:r w:rsidRPr="00F9591B">
        <w:rPr>
          <w:i/>
          <w:iCs/>
          <w:sz w:val="21"/>
          <w:szCs w:val="21"/>
          <w:vertAlign w:val="superscript"/>
        </w:rPr>
        <w:t>b</w:t>
      </w:r>
      <w:r w:rsidRPr="00F9591B">
        <w:rPr>
          <w:i/>
          <w:iCs/>
          <w:sz w:val="21"/>
          <w:szCs w:val="21"/>
        </w:rPr>
        <w:t>Department of Physics, Faculty of Science, Damietta University</w:t>
      </w:r>
      <w:r>
        <w:rPr>
          <w:i/>
          <w:iCs/>
          <w:sz w:val="21"/>
          <w:szCs w:val="21"/>
        </w:rPr>
        <w:t>, Egypt</w:t>
      </w:r>
      <w:r w:rsidRPr="00F9591B">
        <w:rPr>
          <w:i/>
          <w:iCs/>
          <w:sz w:val="21"/>
          <w:szCs w:val="21"/>
        </w:rPr>
        <w:t>.</w:t>
      </w:r>
      <w:r>
        <w:rPr>
          <w:i/>
          <w:iCs/>
          <w:sz w:val="21"/>
          <w:szCs w:val="21"/>
        </w:rPr>
        <w:t xml:space="preserve"> </w:t>
      </w:r>
      <w:r w:rsidRPr="00F9591B">
        <w:rPr>
          <w:i/>
          <w:iCs/>
          <w:sz w:val="21"/>
          <w:szCs w:val="21"/>
        </w:rPr>
        <w:t xml:space="preserve"> </w:t>
      </w:r>
      <w:r w:rsidRPr="00F9591B">
        <w:rPr>
          <w:i/>
          <w:iCs/>
          <w:sz w:val="21"/>
          <w:szCs w:val="21"/>
          <w:vertAlign w:val="superscript"/>
        </w:rPr>
        <w:t>c</w:t>
      </w:r>
      <w:r w:rsidRPr="00F9591B">
        <w:rPr>
          <w:i/>
          <w:iCs/>
          <w:sz w:val="21"/>
          <w:szCs w:val="21"/>
        </w:rPr>
        <w:t xml:space="preserve">Clinical Research and Regional Innovation, </w:t>
      </w:r>
      <w:del w:id="15" w:author="Ibrahim" w:date="2025-07-18T11:44:00Z">
        <w:r w:rsidRPr="00F9591B" w:rsidDel="007B25A5">
          <w:rPr>
            <w:i/>
            <w:iCs/>
            <w:sz w:val="21"/>
            <w:szCs w:val="21"/>
          </w:rPr>
          <w:delText xml:space="preserve">Faculty </w:delText>
        </w:r>
      </w:del>
      <w:ins w:id="16" w:author="Ibrahim" w:date="2025-07-18T11:44:00Z">
        <w:r w:rsidR="007B25A5">
          <w:rPr>
            <w:i/>
            <w:iCs/>
            <w:sz w:val="21"/>
            <w:szCs w:val="21"/>
          </w:rPr>
          <w:t>Institute</w:t>
        </w:r>
        <w:r w:rsidR="007B25A5" w:rsidRPr="00F9591B">
          <w:rPr>
            <w:i/>
            <w:iCs/>
            <w:sz w:val="21"/>
            <w:szCs w:val="21"/>
          </w:rPr>
          <w:t xml:space="preserve"> </w:t>
        </w:r>
      </w:ins>
      <w:r w:rsidRPr="00F9591B">
        <w:rPr>
          <w:i/>
          <w:iCs/>
          <w:sz w:val="21"/>
          <w:szCs w:val="21"/>
        </w:rPr>
        <w:t>of Medicine, University of Tsukuba</w:t>
      </w:r>
      <w:r>
        <w:rPr>
          <w:i/>
          <w:iCs/>
          <w:sz w:val="21"/>
          <w:szCs w:val="21"/>
        </w:rPr>
        <w:t>, Japan</w:t>
      </w:r>
    </w:p>
    <w:p w14:paraId="395707C5" w14:textId="77777777" w:rsidR="00C53436" w:rsidRPr="00C53436" w:rsidRDefault="00C53436" w:rsidP="009E4BC6">
      <w:pPr>
        <w:jc w:val="center"/>
        <w:pPrChange w:id="17" w:author="Ibrahim" w:date="2025-07-18T17:30:00Z">
          <w:pPr>
            <w:pStyle w:val="BodyofPaper"/>
          </w:pPr>
        </w:pPrChange>
      </w:pPr>
    </w:p>
    <w:p w14:paraId="739638F2" w14:textId="093E0F74" w:rsidR="00C53436" w:rsidRPr="000E21A3" w:rsidDel="009E4BC6" w:rsidRDefault="00C53436" w:rsidP="000E21A3">
      <w:pPr>
        <w:rPr>
          <w:del w:id="18" w:author="Ibrahim" w:date="2025-07-18T17:30:00Z"/>
          <w:sz w:val="21"/>
          <w:szCs w:val="21"/>
        </w:rPr>
      </w:pPr>
      <w:del w:id="19" w:author="Ibrahim" w:date="2025-07-18T17:30:00Z">
        <w:r w:rsidRPr="00F9591B" w:rsidDel="009E4BC6">
          <w:rPr>
            <w:b/>
            <w:sz w:val="21"/>
            <w:szCs w:val="21"/>
          </w:rPr>
          <w:delText>Keywords:</w:delText>
        </w:r>
        <w:r w:rsidRPr="00F9591B" w:rsidDel="009E4BC6">
          <w:rPr>
            <w:sz w:val="21"/>
            <w:szCs w:val="21"/>
          </w:rPr>
          <w:delText xml:space="preserve"> </w:delText>
        </w:r>
        <w:r w:rsidDel="009E4BC6">
          <w:rPr>
            <w:sz w:val="21"/>
            <w:szCs w:val="21"/>
          </w:rPr>
          <w:delText xml:space="preserve">High-throughput imaging, </w:delText>
        </w:r>
        <w:r w:rsidRPr="00F9591B" w:rsidDel="009E4BC6">
          <w:rPr>
            <w:sz w:val="21"/>
            <w:szCs w:val="21"/>
          </w:rPr>
          <w:delText xml:space="preserve">dynamic optical coherence tomography, </w:delText>
        </w:r>
        <w:r w:rsidR="00306288" w:rsidDel="009E4BC6">
          <w:rPr>
            <w:sz w:val="21"/>
            <w:szCs w:val="21"/>
          </w:rPr>
          <w:delText xml:space="preserve">tumor </w:delText>
        </w:r>
        <w:r w:rsidRPr="00F9591B" w:rsidDel="009E4BC6">
          <w:rPr>
            <w:sz w:val="21"/>
            <w:szCs w:val="21"/>
          </w:rPr>
          <w:delText xml:space="preserve">spheroid, </w:delText>
        </w:r>
        <w:r w:rsidDel="009E4BC6">
          <w:rPr>
            <w:sz w:val="21"/>
            <w:szCs w:val="21"/>
          </w:rPr>
          <w:delText>automated sample targeting.</w:delText>
        </w:r>
      </w:del>
    </w:p>
    <w:p w14:paraId="1F55E64F" w14:textId="6C8F9D46" w:rsidR="002F4DA0" w:rsidRDefault="002F4DA0" w:rsidP="00567291">
      <w:pPr>
        <w:pStyle w:val="Heading1"/>
      </w:pPr>
      <w:r>
        <w:t>INTRODUCTION</w:t>
      </w:r>
    </w:p>
    <w:p w14:paraId="6C7306FD" w14:textId="39F76964" w:rsidR="00323A47" w:rsidRDefault="00EB67A3" w:rsidP="00323A47">
      <w:pPr>
        <w:jc w:val="both"/>
        <w:rPr>
          <w:ins w:id="20" w:author="Ibrahim" w:date="2025-07-18T12:33:00Z"/>
        </w:rPr>
        <w:pPrChange w:id="21" w:author="Ibrahim" w:date="2025-07-18T12:34:00Z">
          <w:pPr/>
        </w:pPrChange>
      </w:pPr>
      <w:ins w:id="22" w:author="Ibrahim" w:date="2025-07-18T11:50:00Z">
        <w:r>
          <w:t xml:space="preserve">Tumor spheroid is a three dimension (3D) culture of </w:t>
        </w:r>
      </w:ins>
      <w:ins w:id="23" w:author="Ibrahim" w:date="2025-07-18T11:51:00Z">
        <w:r>
          <w:t xml:space="preserve">cancer cells that </w:t>
        </w:r>
      </w:ins>
      <w:ins w:id="24" w:author="Ibrahim" w:date="2025-07-18T11:57:00Z">
        <w:r w:rsidR="00C461F6">
          <w:t>closely em</w:t>
        </w:r>
      </w:ins>
      <w:ins w:id="25" w:author="Ibrahim" w:date="2025-07-18T11:58:00Z">
        <w:r w:rsidR="00C461F6">
          <w:t>ulates</w:t>
        </w:r>
      </w:ins>
      <w:ins w:id="26" w:author="Ibrahim" w:date="2025-07-18T11:51:00Z">
        <w:r>
          <w:t xml:space="preserve"> the</w:t>
        </w:r>
      </w:ins>
      <w:ins w:id="27" w:author="Ibrahim" w:date="2025-07-18T11:54:00Z">
        <w:r>
          <w:t xml:space="preserve"> </w:t>
        </w:r>
      </w:ins>
      <w:ins w:id="28" w:author="Ibrahim" w:date="2025-07-18T11:52:00Z">
        <w:r>
          <w:t>structure</w:t>
        </w:r>
      </w:ins>
      <w:ins w:id="29" w:author="Ibrahim" w:date="2025-07-18T11:56:00Z">
        <w:r>
          <w:t xml:space="preserve"> and </w:t>
        </w:r>
      </w:ins>
      <w:ins w:id="30" w:author="Ibrahim" w:date="2025-07-18T11:52:00Z">
        <w:r>
          <w:t xml:space="preserve">micro environment </w:t>
        </w:r>
      </w:ins>
      <w:ins w:id="31" w:author="Ibrahim" w:date="2025-07-18T11:57:00Z">
        <w:r w:rsidR="002851A4">
          <w:t>of in</w:t>
        </w:r>
      </w:ins>
      <w:ins w:id="32" w:author="Ibrahim" w:date="2025-07-18T11:56:00Z">
        <w:r w:rsidRPr="00EB67A3">
          <w:rPr>
            <w:i/>
            <w:iCs/>
            <w:rPrChange w:id="33" w:author="Ibrahim" w:date="2025-07-18T11:56:00Z">
              <w:rPr/>
            </w:rPrChange>
          </w:rPr>
          <w:t xml:space="preserve"> vivo</w:t>
        </w:r>
        <w:r>
          <w:t xml:space="preserve"> </w:t>
        </w:r>
      </w:ins>
      <w:ins w:id="34" w:author="Ibrahim" w:date="2025-07-18T11:51:00Z">
        <w:r>
          <w:t xml:space="preserve">solid tumors </w:t>
        </w:r>
        <w:r w:rsidRPr="00EB67A3">
          <w:rPr>
            <w:b/>
            <w:bCs/>
            <w:rPrChange w:id="35" w:author="Ibrahim" w:date="2025-07-18T11:51:00Z">
              <w:rPr/>
            </w:rPrChange>
          </w:rPr>
          <w:t>[Ref]</w:t>
        </w:r>
        <w:r>
          <w:t>.</w:t>
        </w:r>
      </w:ins>
      <w:ins w:id="36" w:author="Ibrahim" w:date="2025-07-18T11:56:00Z">
        <w:r w:rsidR="007C6393">
          <w:t xml:space="preserve"> </w:t>
        </w:r>
        <w:r w:rsidR="009128ED">
          <w:t>Therefore, t</w:t>
        </w:r>
      </w:ins>
      <w:ins w:id="37" w:author="Ibrahim" w:date="2025-07-18T11:54:00Z">
        <w:r w:rsidR="009128ED">
          <w:t>umor spheroid ha</w:t>
        </w:r>
      </w:ins>
      <w:ins w:id="38" w:author="Ibrahim" w:date="2025-07-18T11:57:00Z">
        <w:r w:rsidR="009128ED">
          <w:t xml:space="preserve">s been widely used for the </w:t>
        </w:r>
      </w:ins>
      <w:ins w:id="39" w:author="Ibrahim" w:date="2025-07-18T11:54:00Z">
        <w:r w:rsidRPr="00EB67A3">
          <w:t>anti-cancer drug investigations</w:t>
        </w:r>
      </w:ins>
      <w:ins w:id="40" w:author="Ibrahim" w:date="2025-07-18T11:57:00Z">
        <w:r w:rsidR="002851A4">
          <w:t xml:space="preserve"> </w:t>
        </w:r>
        <w:r w:rsidR="002851A4" w:rsidRPr="002851A4">
          <w:rPr>
            <w:b/>
            <w:bCs/>
            <w:rPrChange w:id="41" w:author="Ibrahim" w:date="2025-07-18T11:57:00Z">
              <w:rPr/>
            </w:rPrChange>
          </w:rPr>
          <w:t>[Ref]</w:t>
        </w:r>
      </w:ins>
      <w:ins w:id="42" w:author="Ibrahim" w:date="2025-07-18T11:54:00Z">
        <w:r w:rsidRPr="00EB67A3">
          <w:t>.</w:t>
        </w:r>
      </w:ins>
      <w:ins w:id="43" w:author="Ibrahim" w:date="2025-07-18T11:59:00Z">
        <w:r w:rsidR="00FF2B05">
          <w:t xml:space="preserve"> Where the efficacy of a</w:t>
        </w:r>
      </w:ins>
      <w:ins w:id="44" w:author="Ibrahim" w:date="2025-07-18T12:00:00Z">
        <w:r w:rsidR="00FF2B05">
          <w:t>nti-cancer drugs can be assessed by its impact on the spheroid</w:t>
        </w:r>
      </w:ins>
      <w:ins w:id="45" w:author="Ibrahim" w:date="2025-07-18T12:02:00Z">
        <w:r w:rsidR="00A41EEE">
          <w:t>’s</w:t>
        </w:r>
      </w:ins>
      <w:ins w:id="46" w:author="Ibrahim" w:date="2025-07-18T12:00:00Z">
        <w:r w:rsidR="00FF2B05">
          <w:t xml:space="preserve"> morphology and cell viability.</w:t>
        </w:r>
      </w:ins>
      <w:ins w:id="47" w:author="Ibrahim" w:date="2025-07-18T12:01:00Z">
        <w:r w:rsidR="00A41EEE">
          <w:t xml:space="preserve"> </w:t>
        </w:r>
      </w:ins>
    </w:p>
    <w:p w14:paraId="71A09A27" w14:textId="13BE4E6A" w:rsidR="00AF5700" w:rsidDel="00323A47" w:rsidRDefault="002F4DA0" w:rsidP="00645A3E">
      <w:pPr>
        <w:ind w:firstLine="720"/>
        <w:rPr>
          <w:del w:id="48" w:author="Ibrahim" w:date="2025-07-18T12:33:00Z"/>
        </w:rPr>
        <w:pPrChange w:id="49" w:author="Ibrahim" w:date="2025-07-18T12:46:00Z">
          <w:pPr>
            <w:jc w:val="both"/>
          </w:pPr>
        </w:pPrChange>
      </w:pPr>
      <w:r w:rsidRPr="002F4DA0">
        <w:t xml:space="preserve">High-throughput </w:t>
      </w:r>
      <w:ins w:id="50" w:author="Ibrahim" w:date="2025-07-18T12:04:00Z">
        <w:r w:rsidR="006A0BDD">
          <w:t xml:space="preserve">and label-free </w:t>
        </w:r>
      </w:ins>
      <w:r w:rsidRPr="002F4DA0">
        <w:t xml:space="preserve">imaging is essential for efficient and reproducible analysis of </w:t>
      </w:r>
      <w:del w:id="51" w:author="Ibrahim" w:date="2025-07-18T12:04:00Z">
        <w:r w:rsidRPr="002F4DA0" w:rsidDel="00E82B78">
          <w:delText>biological samples in biomedical research and drug screening</w:delText>
        </w:r>
      </w:del>
      <w:ins w:id="52" w:author="Ibrahim" w:date="2025-07-18T12:04:00Z">
        <w:r w:rsidR="00E82B78">
          <w:t>the spheroids drug response</w:t>
        </w:r>
      </w:ins>
      <w:r w:rsidRPr="002F4DA0">
        <w:t>.</w:t>
      </w:r>
      <w:ins w:id="53" w:author="Ibrahim" w:date="2025-07-18T12:11:00Z">
        <w:r w:rsidR="000B4E19">
          <w:t xml:space="preserve"> </w:t>
        </w:r>
      </w:ins>
      <w:ins w:id="54" w:author="Ibrahim" w:date="2025-07-18T12:06:00Z">
        <w:r w:rsidR="006A0BDD">
          <w:t>Dynamic Optical Coherence tomography</w:t>
        </w:r>
      </w:ins>
      <w:ins w:id="55" w:author="Ibrahim" w:date="2025-07-18T12:07:00Z">
        <w:r w:rsidR="006A0BDD">
          <w:t xml:space="preserve"> (OCT)</w:t>
        </w:r>
      </w:ins>
      <w:ins w:id="56" w:author="Ibrahim" w:date="2025-07-18T12:06:00Z">
        <w:r w:rsidR="006A0BDD">
          <w:t xml:space="preserve"> is a label-free func</w:t>
        </w:r>
      </w:ins>
      <w:ins w:id="57" w:author="Ibrahim" w:date="2025-07-18T12:07:00Z">
        <w:r w:rsidR="006A0BDD">
          <w:t>tional extension of OCT that has been widely used for tumor spheroid imaging and its drug response analysis</w:t>
        </w:r>
      </w:ins>
      <w:ins w:id="58" w:author="Ibrahim" w:date="2025-07-18T12:11:00Z">
        <w:r w:rsidR="003C676F">
          <w:t xml:space="preserve"> [</w:t>
        </w:r>
        <w:r w:rsidR="003C676F" w:rsidRPr="003C676F">
          <w:rPr>
            <w:b/>
            <w:bCs/>
            <w:rPrChange w:id="59" w:author="Ibrahim" w:date="2025-07-18T12:12:00Z">
              <w:rPr/>
            </w:rPrChange>
          </w:rPr>
          <w:t>Ref</w:t>
        </w:r>
        <w:r w:rsidR="003C676F">
          <w:t>]</w:t>
        </w:r>
      </w:ins>
      <w:ins w:id="60" w:author="Ibrahim" w:date="2025-07-18T12:07:00Z">
        <w:r w:rsidR="006A0BDD">
          <w:t>.</w:t>
        </w:r>
        <w:r w:rsidR="004745F4">
          <w:t xml:space="preserve"> </w:t>
        </w:r>
      </w:ins>
      <w:ins w:id="61" w:author="Ibrahim" w:date="2025-07-18T12:08:00Z">
        <w:r w:rsidR="004745F4">
          <w:t>Despite the DOCT is a label-free modality, it</w:t>
        </w:r>
      </w:ins>
      <w:ins w:id="62" w:author="Ibrahim" w:date="2025-07-18T12:14:00Z">
        <w:r w:rsidR="00C80054">
          <w:t xml:space="preserve">’s ability for </w:t>
        </w:r>
      </w:ins>
      <w:ins w:id="63" w:author="Ibrahim" w:date="2025-07-18T12:10:00Z">
        <w:r w:rsidR="00BF13BB">
          <w:t>high throughput imaging</w:t>
        </w:r>
      </w:ins>
      <w:ins w:id="64" w:author="Ibrahim" w:date="2025-07-18T12:14:00Z">
        <w:r w:rsidR="00C80054">
          <w:t xml:space="preserve"> is limited</w:t>
        </w:r>
      </w:ins>
      <w:ins w:id="65" w:author="Ibrahim" w:date="2025-07-18T12:10:00Z">
        <w:r w:rsidR="00BF13BB">
          <w:t>.</w:t>
        </w:r>
      </w:ins>
      <w:ins w:id="66" w:author="Ibrahim" w:date="2025-07-18T12:14:00Z">
        <w:r w:rsidR="00875A61">
          <w:t xml:space="preserve"> </w:t>
        </w:r>
      </w:ins>
      <w:ins w:id="67" w:author="Ibrahim" w:date="2025-07-18T12:12:00Z">
        <w:r w:rsidR="006E3A5C">
          <w:t xml:space="preserve">This is because the </w:t>
        </w:r>
      </w:ins>
      <w:ins w:id="68" w:author="Ibrahim" w:date="2025-07-18T12:13:00Z">
        <w:r w:rsidR="00323A47">
          <w:t>manual</w:t>
        </w:r>
      </w:ins>
      <w:ins w:id="69" w:author="Ibrahim" w:date="2025-07-18T12:33:00Z">
        <w:r w:rsidR="00323A47">
          <w:t xml:space="preserve"> and </w:t>
        </w:r>
      </w:ins>
      <w:del w:id="70" w:author="Ibrahim" w:date="2025-07-18T12:23:00Z">
        <w:r w:rsidR="00D05C49" w:rsidDel="00AF5700">
          <w:delText xml:space="preserve"> </w:delText>
        </w:r>
        <w:r w:rsidR="00CA4C5B" w:rsidRPr="00CA4C5B" w:rsidDel="00AF5700">
          <w:rPr>
            <w:lang w:val="en-IN"/>
          </w:rPr>
          <w:delText>It enables rapid and accurate assessment of biological samples for various applications, including disease modelling and therapeutic testing</w:delText>
        </w:r>
        <w:r w:rsidR="00CA4C5B" w:rsidDel="00AF5700">
          <w:rPr>
            <w:rFonts w:hint="eastAsia"/>
            <w:lang w:eastAsia="ja-JP"/>
          </w:rPr>
          <w:delText>[1]</w:delText>
        </w:r>
        <w:r w:rsidR="00CA4C5B" w:rsidDel="00AF5700">
          <w:rPr>
            <w:lang w:eastAsia="ja-JP"/>
          </w:rPr>
          <w:delText>. Image-based</w:delText>
        </w:r>
        <w:r w:rsidR="00101F38" w:rsidDel="00AF5700">
          <w:rPr>
            <w:lang w:eastAsia="ja-JP"/>
          </w:rPr>
          <w:delText>,</w:delText>
        </w:r>
        <w:r w:rsidR="00CA4C5B" w:rsidDel="00AF5700">
          <w:rPr>
            <w:lang w:eastAsia="ja-JP"/>
          </w:rPr>
          <w:delText xml:space="preserve"> </w:delText>
        </w:r>
        <w:r w:rsidR="00101F38" w:rsidDel="00AF5700">
          <w:rPr>
            <w:lang w:eastAsia="ja-JP"/>
          </w:rPr>
          <w:delText xml:space="preserve">quick, and </w:delText>
        </w:r>
        <w:r w:rsidR="00CA4C5B" w:rsidDel="00AF5700">
          <w:rPr>
            <w:lang w:eastAsia="ja-JP"/>
          </w:rPr>
          <w:delText xml:space="preserve">effective sample screening is </w:delText>
        </w:r>
        <w:r w:rsidR="00D05C49" w:rsidDel="00AF5700">
          <w:rPr>
            <w:lang w:eastAsia="ja-JP"/>
          </w:rPr>
          <w:delText xml:space="preserve">a </w:delText>
        </w:r>
        <w:r w:rsidR="00101F38" w:rsidDel="00AF5700">
          <w:rPr>
            <w:lang w:eastAsia="ja-JP"/>
          </w:rPr>
          <w:delText>bottleneck</w:delText>
        </w:r>
        <w:r w:rsidR="00D05C49" w:rsidDel="00AF5700">
          <w:rPr>
            <w:lang w:eastAsia="ja-JP"/>
          </w:rPr>
          <w:delText xml:space="preserve"> of biomedical research</w:delText>
        </w:r>
        <w:r w:rsidR="000524EB" w:rsidDel="00AF5700">
          <w:rPr>
            <w:rFonts w:hint="eastAsia"/>
            <w:lang w:eastAsia="ja-JP"/>
          </w:rPr>
          <w:delText>[</w:delText>
        </w:r>
        <w:r w:rsidR="000524EB" w:rsidDel="00AF5700">
          <w:rPr>
            <w:lang w:eastAsia="ja-JP"/>
          </w:rPr>
          <w:delText>2</w:delText>
        </w:r>
        <w:r w:rsidR="00B97DB7" w:rsidDel="00AF5700">
          <w:rPr>
            <w:lang w:eastAsia="ja-JP"/>
          </w:rPr>
          <w:delText>,3</w:delText>
        </w:r>
        <w:r w:rsidR="000524EB" w:rsidDel="00AF5700">
          <w:rPr>
            <w:rFonts w:hint="eastAsia"/>
            <w:lang w:eastAsia="ja-JP"/>
          </w:rPr>
          <w:delText>]</w:delText>
        </w:r>
        <w:r w:rsidR="00D05C49" w:rsidDel="00AF5700">
          <w:rPr>
            <w:lang w:eastAsia="ja-JP"/>
          </w:rPr>
          <w:delText>.</w:delText>
        </w:r>
        <w:r w:rsidR="00CA4C5B" w:rsidDel="00AF5700">
          <w:rPr>
            <w:lang w:eastAsia="ja-JP"/>
          </w:rPr>
          <w:delText xml:space="preserve"> </w:delText>
        </w:r>
        <w:r w:rsidR="00D05C49" w:rsidDel="00AF5700">
          <w:rPr>
            <w:lang w:val="en-GB" w:eastAsia="ja-JP"/>
          </w:rPr>
          <w:delText>Jones-matrix-based</w:delText>
        </w:r>
        <w:r w:rsidR="00D05C49" w:rsidRPr="00D05C49" w:rsidDel="00AF5700">
          <w:rPr>
            <w:rFonts w:eastAsia="Times New Roman"/>
            <w:lang w:val="en-GB" w:eastAsia="ja-JP"/>
          </w:rPr>
          <w:delText xml:space="preserve"> dynamic optical coherence tomography (OCT) potentially can be the </w:delText>
        </w:r>
        <w:r w:rsidR="00D05C49" w:rsidDel="00AF5700">
          <w:rPr>
            <w:lang w:val="en-GB" w:eastAsia="ja-JP"/>
          </w:rPr>
          <w:delText>basis</w:delText>
        </w:r>
        <w:r w:rsidR="00D05C49" w:rsidRPr="00D05C49" w:rsidDel="00AF5700">
          <w:rPr>
            <w:rFonts w:eastAsia="Times New Roman"/>
            <w:lang w:val="en-GB" w:eastAsia="ja-JP"/>
          </w:rPr>
          <w:delText xml:space="preserve"> for image-based high-throughput screening</w:delText>
        </w:r>
        <w:r w:rsidR="007439F9" w:rsidDel="00AF5700">
          <w:rPr>
            <w:rFonts w:eastAsia="Times New Roman"/>
            <w:lang w:val="en-GB" w:eastAsia="ja-JP"/>
          </w:rPr>
          <w:delText xml:space="preserve"> and is </w:delText>
        </w:r>
        <w:r w:rsidR="007439F9" w:rsidRPr="007439F9" w:rsidDel="00AF5700">
          <w:rPr>
            <w:rFonts w:eastAsia="Times New Roman"/>
            <w:lang w:val="en-IN" w:eastAsia="ja-JP"/>
          </w:rPr>
          <w:delText xml:space="preserve">particularly valuable for studying spheroids, organoids, and other </w:delText>
        </w:r>
        <w:r w:rsidR="007439F9" w:rsidRPr="007439F9" w:rsidDel="00AF5700">
          <w:rPr>
            <w:rFonts w:eastAsia="Times New Roman"/>
            <w:i/>
            <w:iCs/>
            <w:lang w:val="en-IN" w:eastAsia="ja-JP"/>
          </w:rPr>
          <w:delText xml:space="preserve">in vitro </w:delText>
        </w:r>
        <w:r w:rsidR="007439F9" w:rsidRPr="007439F9" w:rsidDel="00AF5700">
          <w:rPr>
            <w:rFonts w:eastAsia="Times New Roman"/>
            <w:lang w:val="en-IN" w:eastAsia="ja-JP"/>
          </w:rPr>
          <w:delText>models</w:delText>
        </w:r>
        <w:r w:rsidR="00D05C49" w:rsidRPr="00D05C49" w:rsidDel="00AF5700">
          <w:rPr>
            <w:rFonts w:eastAsia="Times New Roman"/>
            <w:lang w:val="en-GB" w:eastAsia="ja-JP"/>
          </w:rPr>
          <w:delText xml:space="preserve">, but its measurement procedure is elaborate and </w:delText>
        </w:r>
        <w:r w:rsidR="007439F9" w:rsidRPr="007439F9" w:rsidDel="00AF5700">
          <w:rPr>
            <w:rFonts w:eastAsia="Times New Roman"/>
            <w:lang w:val="en-IN" w:eastAsia="ja-JP"/>
          </w:rPr>
          <w:delText xml:space="preserve">still relies on manual control of the </w:delText>
        </w:r>
        <w:r w:rsidR="007439F9" w:rsidDel="00AF5700">
          <w:rPr>
            <w:rFonts w:eastAsia="Times New Roman"/>
            <w:lang w:val="en-IN" w:eastAsia="ja-JP"/>
          </w:rPr>
          <w:delText>sample container</w:delText>
        </w:r>
        <w:r w:rsidR="007439F9" w:rsidRPr="007439F9" w:rsidDel="00AF5700">
          <w:rPr>
            <w:rFonts w:eastAsia="Times New Roman"/>
            <w:lang w:val="en-IN" w:eastAsia="ja-JP"/>
          </w:rPr>
          <w:delText xml:space="preserve"> (i.e., well plate)</w:delText>
        </w:r>
        <w:r w:rsidR="00D05C49" w:rsidDel="00AF5700">
          <w:rPr>
            <w:lang w:val="en-GB" w:eastAsia="ja-JP"/>
          </w:rPr>
          <w:delText xml:space="preserve">. </w:delText>
        </w:r>
        <w:r w:rsidR="00023AAF" w:rsidDel="00AF5700">
          <w:rPr>
            <w:lang w:val="en-GB" w:eastAsia="ja-JP"/>
          </w:rPr>
          <w:delText xml:space="preserve">Hence, it </w:delText>
        </w:r>
        <w:r w:rsidR="00023AAF" w:rsidDel="00AF5700">
          <w:rPr>
            <w:lang w:eastAsia="ja-JP"/>
          </w:rPr>
          <w:delText>leads</w:delText>
        </w:r>
        <w:r w:rsidR="003538F1" w:rsidRPr="003538F1" w:rsidDel="00AF5700">
          <w:rPr>
            <w:lang w:eastAsia="ja-JP"/>
          </w:rPr>
          <w:delText xml:space="preserve"> to </w:delText>
        </w:r>
        <w:r w:rsidR="00023AAF" w:rsidDel="00AF5700">
          <w:rPr>
            <w:lang w:eastAsia="ja-JP"/>
          </w:rPr>
          <w:delText xml:space="preserve">significant </w:delText>
        </w:r>
        <w:r w:rsidR="003538F1" w:rsidRPr="003538F1" w:rsidDel="00AF5700">
          <w:rPr>
            <w:lang w:eastAsia="ja-JP"/>
          </w:rPr>
          <w:delText xml:space="preserve">limitations such as </w:delText>
        </w:r>
      </w:del>
      <w:r w:rsidR="003538F1" w:rsidRPr="003538F1">
        <w:rPr>
          <w:lang w:eastAsia="ja-JP"/>
        </w:rPr>
        <w:t>frequent sample</w:t>
      </w:r>
      <w:ins w:id="71" w:author="Ibrahim" w:date="2025-07-18T12:33:00Z">
        <w:r w:rsidR="00323A47">
          <w:rPr>
            <w:lang w:eastAsia="ja-JP"/>
          </w:rPr>
          <w:t xml:space="preserve"> targeting and </w:t>
        </w:r>
      </w:ins>
      <w:del w:id="72" w:author="Ibrahim" w:date="2025-07-18T12:33:00Z">
        <w:r w:rsidR="003538F1" w:rsidRPr="003538F1" w:rsidDel="00323A47">
          <w:rPr>
            <w:lang w:eastAsia="ja-JP"/>
          </w:rPr>
          <w:delText xml:space="preserve"> </w:delText>
        </w:r>
      </w:del>
      <w:r w:rsidR="003538F1" w:rsidRPr="003538F1">
        <w:rPr>
          <w:lang w:eastAsia="ja-JP"/>
        </w:rPr>
        <w:t>repositioning</w:t>
      </w:r>
      <w:ins w:id="73" w:author="Ibrahim" w:date="2025-07-18T12:33:00Z">
        <w:r w:rsidR="00323A47">
          <w:rPr>
            <w:lang w:eastAsia="ja-JP"/>
          </w:rPr>
          <w:t xml:space="preserve"> </w:t>
        </w:r>
      </w:ins>
      <w:del w:id="74" w:author="Ibrahim" w:date="2025-07-18T12:33:00Z">
        <w:r w:rsidR="003538F1" w:rsidRPr="003538F1" w:rsidDel="00323A47">
          <w:rPr>
            <w:lang w:eastAsia="ja-JP"/>
          </w:rPr>
          <w:delText xml:space="preserve">, </w:delText>
        </w:r>
        <w:r w:rsidR="00023AAF" w:rsidDel="00323A47">
          <w:rPr>
            <w:lang w:eastAsia="ja-JP"/>
          </w:rPr>
          <w:delText>long</w:delText>
        </w:r>
        <w:r w:rsidR="003538F1" w:rsidRPr="003538F1" w:rsidDel="00323A47">
          <w:rPr>
            <w:lang w:eastAsia="ja-JP"/>
          </w:rPr>
          <w:delText xml:space="preserve"> screening time, </w:delText>
        </w:r>
        <w:r w:rsidR="00154D90" w:rsidDel="00323A47">
          <w:rPr>
            <w:lang w:eastAsia="ja-JP"/>
          </w:rPr>
          <w:delText>which</w:delText>
        </w:r>
        <w:r w:rsidR="003538F1" w:rsidRPr="003538F1" w:rsidDel="00323A47">
          <w:rPr>
            <w:lang w:eastAsia="ja-JP"/>
          </w:rPr>
          <w:delText xml:space="preserve"> </w:delText>
        </w:r>
        <w:r w:rsidR="00154D90" w:rsidDel="00323A47">
          <w:rPr>
            <w:lang w:eastAsia="ja-JP"/>
          </w:rPr>
          <w:delText>compromises the</w:delText>
        </w:r>
        <w:r w:rsidR="003538F1" w:rsidRPr="003538F1" w:rsidDel="00323A47">
          <w:rPr>
            <w:lang w:eastAsia="ja-JP"/>
          </w:rPr>
          <w:delText xml:space="preserve"> sample viability.</w:delText>
        </w:r>
      </w:del>
      <w:ins w:id="75" w:author="Ibrahim" w:date="2025-07-18T12:33:00Z">
        <w:r w:rsidR="00323A47">
          <w:t xml:space="preserve">requires a long time. </w:t>
        </w:r>
      </w:ins>
      <w:ins w:id="76" w:author="Ibrahim" w:date="2025-07-18T12:22:00Z">
        <w:r w:rsidR="00AF5700">
          <w:t>According to our knowledge, imaging a single spheroid in 96-well plate requires approximately 5 minutes, including targeting. It means scanning the 96-wells requires 8 ho</w:t>
        </w:r>
        <w:r w:rsidR="009C25B2">
          <w:t>urs, which</w:t>
        </w:r>
      </w:ins>
      <w:ins w:id="77" w:author="Ibrahim" w:date="2025-07-18T12:44:00Z">
        <w:r w:rsidR="009C25B2">
          <w:t xml:space="preserve"> sacrifices the high throughput imaging ability and limit</w:t>
        </w:r>
      </w:ins>
      <w:ins w:id="78" w:author="Ibrahim" w:date="2025-07-18T12:46:00Z">
        <w:r w:rsidR="00645A3E">
          <w:t>s</w:t>
        </w:r>
      </w:ins>
      <w:ins w:id="79" w:author="Ibrahim" w:date="2025-07-18T12:45:00Z">
        <w:r w:rsidR="009C25B2">
          <w:t xml:space="preserve"> the temporal-resolution of time-course studies</w:t>
        </w:r>
      </w:ins>
      <w:ins w:id="80" w:author="Ibrahim" w:date="2025-07-18T12:22:00Z">
        <w:r w:rsidR="00323A47">
          <w:t>.</w:t>
        </w:r>
      </w:ins>
    </w:p>
    <w:p w14:paraId="72834F40" w14:textId="77777777" w:rsidR="00323A47" w:rsidRPr="00323A47" w:rsidRDefault="00323A47" w:rsidP="00323A47">
      <w:pPr>
        <w:ind w:firstLine="720"/>
        <w:jc w:val="both"/>
        <w:rPr>
          <w:ins w:id="81" w:author="Ibrahim" w:date="2025-07-18T12:34:00Z"/>
          <w:rPrChange w:id="82" w:author="Ibrahim" w:date="2025-07-18T12:33:00Z">
            <w:rPr>
              <w:ins w:id="83" w:author="Ibrahim" w:date="2025-07-18T12:34:00Z"/>
              <w:rFonts w:eastAsia="Times New Roman"/>
              <w:lang w:val="en-IN" w:eastAsia="ja-JP"/>
            </w:rPr>
          </w:rPrChange>
        </w:rPr>
        <w:pPrChange w:id="84" w:author="Ibrahim" w:date="2025-07-18T12:34:00Z">
          <w:pPr>
            <w:jc w:val="both"/>
          </w:pPr>
        </w:pPrChange>
      </w:pPr>
    </w:p>
    <w:p w14:paraId="0030F939" w14:textId="3BF5D8FD" w:rsidR="00CA4C5B" w:rsidDel="00323A47" w:rsidRDefault="005D525C" w:rsidP="00323A47">
      <w:pPr>
        <w:ind w:firstLine="720"/>
        <w:rPr>
          <w:del w:id="85" w:author="Ibrahim" w:date="2025-07-18T12:34:00Z"/>
          <w:lang w:eastAsia="ja-JP"/>
        </w:rPr>
        <w:pPrChange w:id="86" w:author="Ibrahim" w:date="2025-07-18T12:34:00Z">
          <w:pPr/>
        </w:pPrChange>
      </w:pPr>
      <w:del w:id="87" w:author="Ibrahim" w:date="2025-07-18T12:33:00Z">
        <w:r w:rsidDel="00323A47">
          <w:rPr>
            <w:lang w:eastAsia="ja-JP"/>
          </w:rPr>
          <w:delText xml:space="preserve">                         </w:delText>
        </w:r>
      </w:del>
    </w:p>
    <w:p w14:paraId="2C95D747" w14:textId="73268577" w:rsidR="00CA4C5B" w:rsidRDefault="005D525C" w:rsidP="00DB5472">
      <w:pPr>
        <w:ind w:firstLine="720"/>
        <w:jc w:val="both"/>
        <w:rPr>
          <w:lang w:eastAsia="ja-JP"/>
        </w:rPr>
        <w:pPrChange w:id="88" w:author="Ibrahim" w:date="2025-07-18T13:20:00Z">
          <w:pPr>
            <w:jc w:val="both"/>
          </w:pPr>
        </w:pPrChange>
      </w:pPr>
      <w:del w:id="89" w:author="Ibrahim" w:date="2025-07-18T12:34:00Z">
        <w:r w:rsidDel="00323A47">
          <w:rPr>
            <w:lang w:eastAsia="ja-JP"/>
          </w:rPr>
          <w:delText xml:space="preserve">                              </w:delText>
        </w:r>
      </w:del>
      <w:r>
        <w:rPr>
          <w:lang w:eastAsia="ja-JP"/>
        </w:rPr>
        <w:t xml:space="preserve">In this </w:t>
      </w:r>
      <w:del w:id="90" w:author="Ibrahim" w:date="2025-07-18T12:34:00Z">
        <w:r w:rsidDel="00B33FC6">
          <w:rPr>
            <w:lang w:eastAsia="ja-JP"/>
          </w:rPr>
          <w:delText>presentation</w:delText>
        </w:r>
      </w:del>
      <w:ins w:id="91" w:author="Ibrahim" w:date="2025-07-18T12:34:00Z">
        <w:r w:rsidR="00B33FC6">
          <w:rPr>
            <w:lang w:eastAsia="ja-JP"/>
          </w:rPr>
          <w:t>study</w:t>
        </w:r>
      </w:ins>
      <w:r>
        <w:rPr>
          <w:lang w:eastAsia="ja-JP"/>
        </w:rPr>
        <w:t>, w</w:t>
      </w:r>
      <w:ins w:id="92" w:author="Ibrahim" w:date="2025-07-18T12:35:00Z">
        <w:r w:rsidR="00B20D91">
          <w:rPr>
            <w:lang w:eastAsia="ja-JP"/>
          </w:rPr>
          <w:t xml:space="preserve">e </w:t>
        </w:r>
      </w:ins>
      <w:del w:id="93" w:author="Ibrahim" w:date="2025-07-18T12:35:00Z">
        <w:r w:rsidDel="00B20D91">
          <w:rPr>
            <w:lang w:eastAsia="ja-JP"/>
          </w:rPr>
          <w:delText xml:space="preserve">e </w:delText>
        </w:r>
      </w:del>
      <w:r>
        <w:rPr>
          <w:lang w:eastAsia="ja-JP"/>
        </w:rPr>
        <w:t xml:space="preserve">propose </w:t>
      </w:r>
      <w:ins w:id="94" w:author="Ibrahim" w:date="2025-07-18T12:35:00Z">
        <w:r w:rsidR="00B20D91">
          <w:rPr>
            <w:lang w:eastAsia="ja-JP"/>
          </w:rPr>
          <w:t>a fully automated</w:t>
        </w:r>
      </w:ins>
      <w:ins w:id="95" w:author="Ibrahim" w:date="2025-07-18T12:46:00Z">
        <w:r w:rsidR="002D278A">
          <w:rPr>
            <w:lang w:eastAsia="ja-JP"/>
          </w:rPr>
          <w:t xml:space="preserve"> </w:t>
        </w:r>
      </w:ins>
      <w:del w:id="96" w:author="Ibrahim" w:date="2025-07-18T12:36:00Z">
        <w:r w:rsidDel="00573900">
          <w:rPr>
            <w:lang w:eastAsia="ja-JP"/>
          </w:rPr>
          <w:delText>an</w:delText>
        </w:r>
        <w:r w:rsidR="00964849" w:rsidDel="00573900">
          <w:rPr>
            <w:lang w:eastAsia="ja-JP"/>
          </w:rPr>
          <w:delText xml:space="preserve"> </w:delText>
        </w:r>
      </w:del>
      <w:r w:rsidR="00964849">
        <w:rPr>
          <w:lang w:eastAsia="ja-JP"/>
        </w:rPr>
        <w:t>XY-translational stage controlled</w:t>
      </w:r>
      <w:ins w:id="97" w:author="Ibrahim" w:date="2025-07-18T12:36:00Z">
        <w:r w:rsidR="00573900">
          <w:rPr>
            <w:lang w:eastAsia="ja-JP"/>
          </w:rPr>
          <w:t xml:space="preserve"> system, so called</w:t>
        </w:r>
      </w:ins>
      <w:r>
        <w:rPr>
          <w:lang w:eastAsia="ja-JP"/>
        </w:rPr>
        <w:t xml:space="preserve"> “automated sample targeting system</w:t>
      </w:r>
      <w:r w:rsidR="00101F38">
        <w:rPr>
          <w:rFonts w:hint="eastAsia"/>
          <w:lang w:eastAsia="ja-JP"/>
        </w:rPr>
        <w:t>(</w:t>
      </w:r>
      <w:r w:rsidR="00101F38">
        <w:rPr>
          <w:lang w:eastAsia="ja-JP"/>
        </w:rPr>
        <w:t>ASTS</w:t>
      </w:r>
      <w:r w:rsidR="00101F38">
        <w:rPr>
          <w:rFonts w:hint="eastAsia"/>
          <w:lang w:eastAsia="ja-JP"/>
        </w:rPr>
        <w:t>)</w:t>
      </w:r>
      <w:r>
        <w:rPr>
          <w:lang w:eastAsia="ja-JP"/>
        </w:rPr>
        <w:t>”</w:t>
      </w:r>
      <w:ins w:id="98" w:author="Ibrahim" w:date="2025-07-18T12:36:00Z">
        <w:r w:rsidR="00573900">
          <w:rPr>
            <w:lang w:eastAsia="ja-JP"/>
          </w:rPr>
          <w:t xml:space="preserve"> </w:t>
        </w:r>
      </w:ins>
      <w:ins w:id="99" w:author="Ibrahim" w:date="2025-07-18T12:54:00Z">
        <w:r w:rsidR="000C5D1E">
          <w:rPr>
            <w:lang w:eastAsia="ja-JP"/>
          </w:rPr>
          <w:t>and integrated it with a swept source OCT de</w:t>
        </w:r>
        <w:r w:rsidR="00C76F2F">
          <w:rPr>
            <w:lang w:eastAsia="ja-JP"/>
          </w:rPr>
          <w:t>v</w:t>
        </w:r>
        <w:r w:rsidR="000C5D1E">
          <w:rPr>
            <w:lang w:eastAsia="ja-JP"/>
          </w:rPr>
          <w:t xml:space="preserve">ice </w:t>
        </w:r>
      </w:ins>
      <w:ins w:id="100" w:author="Ibrahim" w:date="2025-07-18T12:36:00Z">
        <w:r w:rsidR="00573900">
          <w:rPr>
            <w:lang w:eastAsia="ja-JP"/>
          </w:rPr>
          <w:t xml:space="preserve">for </w:t>
        </w:r>
      </w:ins>
      <w:ins w:id="101" w:author="Ibrahim" w:date="2025-07-18T12:53:00Z">
        <w:r w:rsidR="0010076E">
          <w:rPr>
            <w:lang w:eastAsia="ja-JP"/>
          </w:rPr>
          <w:t xml:space="preserve">automatic </w:t>
        </w:r>
      </w:ins>
      <w:ins w:id="102" w:author="Ibrahim" w:date="2025-07-18T12:37:00Z">
        <w:r w:rsidR="00573900">
          <w:rPr>
            <w:lang w:eastAsia="ja-JP"/>
          </w:rPr>
          <w:t>targeting and DOCT imaging of</w:t>
        </w:r>
      </w:ins>
      <w:ins w:id="103" w:author="Ibrahim" w:date="2025-07-18T13:19:00Z">
        <w:r w:rsidR="00EA7861">
          <w:rPr>
            <w:lang w:eastAsia="ja-JP"/>
          </w:rPr>
          <w:t xml:space="preserve"> </w:t>
        </w:r>
      </w:ins>
      <w:ins w:id="104" w:author="Ibrahim" w:date="2025-07-18T12:37:00Z">
        <w:r w:rsidR="00573900">
          <w:rPr>
            <w:lang w:eastAsia="ja-JP"/>
          </w:rPr>
          <w:t xml:space="preserve">tumor </w:t>
        </w:r>
      </w:ins>
      <w:ins w:id="105" w:author="Ibrahim" w:date="2025-07-18T12:36:00Z">
        <w:r w:rsidR="00573900">
          <w:rPr>
            <w:lang w:eastAsia="ja-JP"/>
          </w:rPr>
          <w:t>spheroid</w:t>
        </w:r>
      </w:ins>
      <w:ins w:id="106" w:author="Ibrahim" w:date="2025-07-18T12:37:00Z">
        <w:r w:rsidR="00573900">
          <w:rPr>
            <w:lang w:eastAsia="ja-JP"/>
          </w:rPr>
          <w:t>s in 96-well plate.</w:t>
        </w:r>
      </w:ins>
      <w:ins w:id="107" w:author="Ibrahim" w:date="2025-07-18T13:19:00Z">
        <w:r w:rsidR="00DB5472">
          <w:rPr>
            <w:lang w:eastAsia="ja-JP"/>
          </w:rPr>
          <w:t xml:space="preserve"> </w:t>
        </w:r>
      </w:ins>
      <w:ins w:id="108" w:author="Ibrahim" w:date="2025-07-18T12:47:00Z">
        <w:r w:rsidR="002D278A">
          <w:rPr>
            <w:lang w:eastAsia="ja-JP"/>
          </w:rPr>
          <w:t>The</w:t>
        </w:r>
      </w:ins>
      <w:ins w:id="109" w:author="Ibrahim" w:date="2025-07-18T12:48:00Z">
        <w:r w:rsidR="002D278A">
          <w:rPr>
            <w:lang w:eastAsia="ja-JP"/>
          </w:rPr>
          <w:t xml:space="preserve"> </w:t>
        </w:r>
      </w:ins>
      <w:ins w:id="110" w:author="Ibrahim" w:date="2025-07-18T12:49:00Z">
        <w:r w:rsidR="002D278A">
          <w:rPr>
            <w:lang w:eastAsia="ja-JP"/>
          </w:rPr>
          <w:t xml:space="preserve">utility </w:t>
        </w:r>
      </w:ins>
      <w:ins w:id="111" w:author="Ibrahim" w:date="2025-07-18T12:48:00Z">
        <w:r w:rsidR="002D278A">
          <w:rPr>
            <w:lang w:eastAsia="ja-JP"/>
          </w:rPr>
          <w:t xml:space="preserve">of the proposed </w:t>
        </w:r>
      </w:ins>
      <w:ins w:id="112" w:author="Ibrahim" w:date="2025-07-18T12:49:00Z">
        <w:r w:rsidR="002D278A">
          <w:rPr>
            <w:lang w:eastAsia="ja-JP"/>
          </w:rPr>
          <w:t>system</w:t>
        </w:r>
      </w:ins>
      <w:ins w:id="113" w:author="Ibrahim" w:date="2025-07-18T12:48:00Z">
        <w:r w:rsidR="002D278A">
          <w:rPr>
            <w:lang w:eastAsia="ja-JP"/>
          </w:rPr>
          <w:t xml:space="preserve"> has been investigated </w:t>
        </w:r>
      </w:ins>
      <w:ins w:id="114" w:author="Ibrahim" w:date="2025-07-18T12:50:00Z">
        <w:r w:rsidR="002D278A">
          <w:rPr>
            <w:lang w:eastAsia="ja-JP"/>
          </w:rPr>
          <w:t>for targeting and imaging</w:t>
        </w:r>
      </w:ins>
      <w:ins w:id="115" w:author="Ibrahim" w:date="2025-07-18T12:48:00Z">
        <w:r w:rsidR="002D278A">
          <w:rPr>
            <w:lang w:eastAsia="ja-JP"/>
          </w:rPr>
          <w:t xml:space="preserve"> 15</w:t>
        </w:r>
      </w:ins>
      <w:ins w:id="116" w:author="Ibrahim" w:date="2025-07-18T13:20:00Z">
        <w:r w:rsidR="00DB5472">
          <w:rPr>
            <w:lang w:eastAsia="ja-JP"/>
          </w:rPr>
          <w:t xml:space="preserve"> </w:t>
        </w:r>
      </w:ins>
      <w:ins w:id="117" w:author="Ibrahim" w:date="2025-07-18T12:48:00Z">
        <w:r w:rsidR="002D278A">
          <w:rPr>
            <w:lang w:eastAsia="ja-JP"/>
          </w:rPr>
          <w:t>breast cancer</w:t>
        </w:r>
      </w:ins>
      <w:ins w:id="118" w:author="Ibrahim" w:date="2025-07-18T12:49:00Z">
        <w:r w:rsidR="002D278A">
          <w:rPr>
            <w:lang w:eastAsia="ja-JP"/>
          </w:rPr>
          <w:t xml:space="preserve"> (MCF-7)</w:t>
        </w:r>
      </w:ins>
      <w:ins w:id="119" w:author="Ibrahim" w:date="2025-07-18T12:48:00Z">
        <w:r w:rsidR="002D278A">
          <w:rPr>
            <w:lang w:eastAsia="ja-JP"/>
          </w:rPr>
          <w:t xml:space="preserve"> s</w:t>
        </w:r>
      </w:ins>
      <w:ins w:id="120" w:author="Ibrahim" w:date="2025-07-18T12:49:00Z">
        <w:r w:rsidR="002D278A">
          <w:rPr>
            <w:lang w:eastAsia="ja-JP"/>
          </w:rPr>
          <w:t xml:space="preserve">pheroids located in three different rows and </w:t>
        </w:r>
      </w:ins>
      <w:ins w:id="121" w:author="Ibrahim" w:date="2025-07-18T12:50:00Z">
        <w:r w:rsidR="002D278A">
          <w:rPr>
            <w:lang w:eastAsia="ja-JP"/>
          </w:rPr>
          <w:t>five</w:t>
        </w:r>
      </w:ins>
      <w:ins w:id="122" w:author="Ibrahim" w:date="2025-07-18T12:49:00Z">
        <w:r w:rsidR="002D278A">
          <w:rPr>
            <w:lang w:eastAsia="ja-JP"/>
          </w:rPr>
          <w:t xml:space="preserve"> columns </w:t>
        </w:r>
      </w:ins>
      <w:ins w:id="123" w:author="Ibrahim" w:date="2025-07-18T12:50:00Z">
        <w:r w:rsidR="002D278A">
          <w:rPr>
            <w:lang w:eastAsia="ja-JP"/>
          </w:rPr>
          <w:t xml:space="preserve">of a </w:t>
        </w:r>
      </w:ins>
      <w:ins w:id="124" w:author="Ibrahim" w:date="2025-07-18T12:49:00Z">
        <w:r w:rsidR="002D278A">
          <w:rPr>
            <w:lang w:eastAsia="ja-JP"/>
          </w:rPr>
          <w:t>96-well plate</w:t>
        </w:r>
      </w:ins>
      <w:ins w:id="125" w:author="Ibrahim" w:date="2025-07-18T12:55:00Z">
        <w:r w:rsidR="00801F97">
          <w:rPr>
            <w:lang w:eastAsia="ja-JP"/>
          </w:rPr>
          <w:t xml:space="preserve">. </w:t>
        </w:r>
      </w:ins>
      <w:del w:id="126" w:author="Ibrahim" w:date="2025-07-18T12:56:00Z">
        <w:r w:rsidR="00101F38" w:rsidDel="000F3DAB">
          <w:rPr>
            <w:lang w:eastAsia="ja-JP"/>
          </w:rPr>
          <w:delText>,</w:delText>
        </w:r>
        <w:r w:rsidR="007439F9" w:rsidDel="000F3DAB">
          <w:rPr>
            <w:lang w:eastAsia="ja-JP"/>
          </w:rPr>
          <w:delText xml:space="preserve"> which is a </w:delText>
        </w:r>
        <w:r w:rsidR="007439F9" w:rsidRPr="007439F9" w:rsidDel="000F3DAB">
          <w:rPr>
            <w:lang w:eastAsia="ja-JP"/>
          </w:rPr>
          <w:delText>fast</w:delText>
        </w:r>
        <w:r w:rsidR="007439F9" w:rsidDel="000F3DAB">
          <w:rPr>
            <w:lang w:eastAsia="ja-JP"/>
          </w:rPr>
          <w:delText>,</w:delText>
        </w:r>
        <w:r w:rsidR="007439F9" w:rsidRPr="007439F9" w:rsidDel="000F3DAB">
          <w:rPr>
            <w:lang w:eastAsia="ja-JP"/>
          </w:rPr>
          <w:delText xml:space="preserve"> automated</w:delText>
        </w:r>
        <w:r w:rsidR="007439F9" w:rsidDel="000F3DAB">
          <w:rPr>
            <w:lang w:eastAsia="ja-JP"/>
          </w:rPr>
          <w:delText xml:space="preserve">, </w:delText>
        </w:r>
        <w:r w:rsidR="007439F9" w:rsidRPr="007439F9" w:rsidDel="000F3DAB">
          <w:rPr>
            <w:lang w:eastAsia="ja-JP"/>
          </w:rPr>
          <w:delText xml:space="preserve">and objective quantification </w:delText>
        </w:r>
      </w:del>
      <w:del w:id="127" w:author="Ibrahim" w:date="2025-07-18T12:52:00Z">
        <w:r w:rsidR="000A1CF4" w:rsidRPr="000A1CF4" w:rsidDel="00521570">
          <w:rPr>
            <w:lang w:eastAsia="ja-JP"/>
          </w:rPr>
          <w:delText>platform designed to automatically locate in vitro samples within a 96-well plate and perform successive OCT scans</w:delText>
        </w:r>
        <w:r w:rsidR="000A1CF4" w:rsidDel="00521570">
          <w:rPr>
            <w:lang w:eastAsia="ja-JP"/>
          </w:rPr>
          <w:delText xml:space="preserve">. </w:delText>
        </w:r>
      </w:del>
      <w:del w:id="128" w:author="Ibrahim" w:date="2025-07-18T12:56:00Z">
        <w:r w:rsidR="006C3B6C" w:rsidRPr="006C3B6C" w:rsidDel="000F3DAB">
          <w:rPr>
            <w:lang w:eastAsia="ja-JP"/>
          </w:rPr>
          <w:delText>The system was applied to image human breast adenocarcinoma spheroids (MCF-7 cell line) positioned in designated wells of the 96-well plate.</w:delText>
        </w:r>
      </w:del>
    </w:p>
    <w:p w14:paraId="773AEBF0" w14:textId="7ACF1BFF" w:rsidR="00CA4C5B" w:rsidRDefault="00101F38" w:rsidP="00567291">
      <w:pPr>
        <w:pStyle w:val="Heading1"/>
        <w:rPr>
          <w:lang w:eastAsia="ja-JP"/>
        </w:rPr>
      </w:pPr>
      <w:r>
        <w:rPr>
          <w:lang w:eastAsia="ja-JP"/>
        </w:rPr>
        <w:lastRenderedPageBreak/>
        <w:t>METHOD</w:t>
      </w:r>
    </w:p>
    <w:p w14:paraId="17274EC4" w14:textId="478181E5" w:rsidR="00101F38" w:rsidRDefault="00DB5472" w:rsidP="001F729B">
      <w:pPr>
        <w:pStyle w:val="Heading3"/>
        <w:numPr>
          <w:ilvl w:val="1"/>
          <w:numId w:val="3"/>
        </w:numPr>
        <w:rPr>
          <w:ins w:id="129" w:author="Ibrahim" w:date="2025-07-18T13:09:00Z"/>
          <w:lang w:eastAsia="ja-JP"/>
        </w:rPr>
      </w:pPr>
      <w:ins w:id="130" w:author="Ibrahim" w:date="2025-07-18T13:06:00Z">
        <w:r>
          <w:rPr>
            <w:rFonts w:eastAsia="Times New Roman"/>
            <w:noProof/>
            <w:lang w:eastAsia="ja-JP"/>
          </w:rPr>
          <mc:AlternateContent>
            <mc:Choice Requires="wps">
              <w:drawing>
                <wp:anchor distT="0" distB="0" distL="114300" distR="114300" simplePos="0" relativeHeight="251666432" behindDoc="1" locked="0" layoutInCell="1" allowOverlap="1" wp14:anchorId="0B01C0A9" wp14:editId="3812B409">
                  <wp:simplePos x="0" y="0"/>
                  <wp:positionH relativeFrom="margin">
                    <wp:posOffset>2948940</wp:posOffset>
                  </wp:positionH>
                  <wp:positionV relativeFrom="paragraph">
                    <wp:posOffset>10160</wp:posOffset>
                  </wp:positionV>
                  <wp:extent cx="3094355" cy="2088515"/>
                  <wp:effectExtent l="0" t="0" r="0" b="6985"/>
                  <wp:wrapTight wrapText="bothSides">
                    <wp:wrapPolygon edited="0">
                      <wp:start x="0" y="0"/>
                      <wp:lineTo x="0" y="21475"/>
                      <wp:lineTo x="21409" y="21475"/>
                      <wp:lineTo x="2140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094355" cy="2088515"/>
                          </a:xfrm>
                          <a:prstGeom prst="rect">
                            <a:avLst/>
                          </a:prstGeom>
                          <a:solidFill>
                            <a:schemeClr val="lt1"/>
                          </a:solidFill>
                          <a:ln w="6350">
                            <a:noFill/>
                          </a:ln>
                        </wps:spPr>
                        <wps:txbx>
                          <w:txbxContent>
                            <w:p w14:paraId="03FA4497" w14:textId="57AC0832" w:rsidR="009E1419" w:rsidRDefault="009E1419">
                              <w:pPr>
                                <w:rPr>
                                  <w:ins w:id="131" w:author="Ibrahim" w:date="2025-07-18T13:07:00Z"/>
                                </w:rPr>
                              </w:pPr>
                              <w:ins w:id="132" w:author="Ibrahim" w:date="2025-07-18T13:07:00Z">
                                <w:r>
                                  <w:rPr>
                                    <w:noProof/>
                                    <w:lang w:eastAsia="ja-JP"/>
                                  </w:rPr>
                                  <w:drawing>
                                    <wp:inline distT="0" distB="0" distL="0" distR="0" wp14:anchorId="7DC33FC6" wp14:editId="53F51BFE">
                                      <wp:extent cx="2866132" cy="1836000"/>
                                      <wp:effectExtent l="0" t="0" r="0" b="0"/>
                                      <wp:docPr id="712756400" name="Picture 7127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S.png"/>
                                              <pic:cNvPicPr/>
                                            </pic:nvPicPr>
                                            <pic:blipFill rotWithShape="1">
                                              <a:blip r:embed="rId13">
                                                <a:extLst>
                                                  <a:ext uri="{28A0092B-C50C-407E-A947-70E740481C1C}">
                                                    <a14:useLocalDpi xmlns:a14="http://schemas.microsoft.com/office/drawing/2010/main" val="0"/>
                                                  </a:ext>
                                                </a:extLst>
                                              </a:blip>
                                              <a:srcRect r="14777" b="17737"/>
                                              <a:stretch/>
                                            </pic:blipFill>
                                            <pic:spPr bwMode="auto">
                                              <a:xfrm>
                                                <a:off x="0" y="0"/>
                                                <a:ext cx="2866132" cy="1836000"/>
                                              </a:xfrm>
                                              <a:prstGeom prst="rect">
                                                <a:avLst/>
                                              </a:prstGeom>
                                              <a:ln>
                                                <a:noFill/>
                                              </a:ln>
                                              <a:extLst>
                                                <a:ext uri="{53640926-AAD7-44D8-BBD7-CCE9431645EC}">
                                                  <a14:shadowObscured xmlns:a14="http://schemas.microsoft.com/office/drawing/2010/main"/>
                                                </a:ext>
                                              </a:extLst>
                                            </pic:spPr>
                                          </pic:pic>
                                        </a:graphicData>
                                      </a:graphic>
                                    </wp:inline>
                                  </w:drawing>
                                </w:r>
                              </w:ins>
                            </w:p>
                            <w:p w14:paraId="201374F2" w14:textId="11B434CF" w:rsidR="009E1419" w:rsidRDefault="009E1419">
                              <w:ins w:id="133" w:author="Ibrahim" w:date="2025-07-18T13:07:00Z">
                                <w:r>
                                  <w:t>Fig.1 ASTS integrated with the DOCT microscope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1C0A9" id="_x0000_t202" coordsize="21600,21600" o:spt="202" path="m,l,21600r21600,l21600,xe">
                  <v:stroke joinstyle="miter"/>
                  <v:path gradientshapeok="t" o:connecttype="rect"/>
                </v:shapetype>
                <v:shape id="Text Box 2" o:spid="_x0000_s1026" type="#_x0000_t202" style="position:absolute;left:0;text-align:left;margin-left:232.2pt;margin-top:.8pt;width:243.65pt;height:164.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" fillcolor="white [3201]" stroked="f" strokeweight=".5pt">
                  <v:textbox>
                    <w:txbxContent>
                      <w:p w14:paraId="03FA4497" w14:textId="57AC0832" w:rsidR="009E1419" w:rsidRDefault="009E1419">
                        <w:pPr>
                          <w:rPr>
                            <w:ins w:id="134" w:author="Ibrahim" w:date="2025-07-18T13:07:00Z"/>
                          </w:rPr>
                        </w:pPr>
                        <w:ins w:id="135" w:author="Ibrahim" w:date="2025-07-18T13:07:00Z">
                          <w:r>
                            <w:rPr>
                              <w:noProof/>
                              <w:lang w:eastAsia="ja-JP"/>
                            </w:rPr>
                            <w:drawing>
                              <wp:inline distT="0" distB="0" distL="0" distR="0" wp14:anchorId="7DC33FC6" wp14:editId="53F51BFE">
                                <wp:extent cx="2866132" cy="1836000"/>
                                <wp:effectExtent l="0" t="0" r="0" b="0"/>
                                <wp:docPr id="712756400" name="Picture 71275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S.png"/>
                                        <pic:cNvPicPr/>
                                      </pic:nvPicPr>
                                      <pic:blipFill rotWithShape="1">
                                        <a:blip r:embed="rId13">
                                          <a:extLst>
                                            <a:ext uri="{28A0092B-C50C-407E-A947-70E740481C1C}">
                                              <a14:useLocalDpi xmlns:a14="http://schemas.microsoft.com/office/drawing/2010/main" val="0"/>
                                            </a:ext>
                                          </a:extLst>
                                        </a:blip>
                                        <a:srcRect r="14777" b="17737"/>
                                        <a:stretch/>
                                      </pic:blipFill>
                                      <pic:spPr bwMode="auto">
                                        <a:xfrm>
                                          <a:off x="0" y="0"/>
                                          <a:ext cx="2866132" cy="1836000"/>
                                        </a:xfrm>
                                        <a:prstGeom prst="rect">
                                          <a:avLst/>
                                        </a:prstGeom>
                                        <a:ln>
                                          <a:noFill/>
                                        </a:ln>
                                        <a:extLst>
                                          <a:ext uri="{53640926-AAD7-44D8-BBD7-CCE9431645EC}">
                                            <a14:shadowObscured xmlns:a14="http://schemas.microsoft.com/office/drawing/2010/main"/>
                                          </a:ext>
                                        </a:extLst>
                                      </pic:spPr>
                                    </pic:pic>
                                  </a:graphicData>
                                </a:graphic>
                              </wp:inline>
                            </w:drawing>
                          </w:r>
                        </w:ins>
                      </w:p>
                      <w:p w14:paraId="201374F2" w14:textId="11B434CF" w:rsidR="009E1419" w:rsidRDefault="009E1419">
                        <w:ins w:id="136" w:author="Ibrahim" w:date="2025-07-18T13:07:00Z">
                          <w:r>
                            <w:t>Fig.1 ASTS integrated with the DOCT microscope</w:t>
                          </w:r>
                        </w:ins>
                      </w:p>
                    </w:txbxContent>
                  </v:textbox>
                  <w10:wrap type="tight" anchorx="margin"/>
                </v:shape>
              </w:pict>
            </mc:Fallback>
          </mc:AlternateContent>
        </w:r>
      </w:ins>
      <w:commentRangeStart w:id="137"/>
      <w:del w:id="138" w:author="Ibrahim" w:date="2025-07-18T13:03:00Z">
        <w:r w:rsidR="00B95EA1" w:rsidRPr="001F729B" w:rsidDel="00B95EA1">
          <w:rPr>
            <w:noProof/>
            <w:lang w:eastAsia="ja-JP"/>
          </w:rPr>
          <mc:AlternateContent>
            <mc:Choice Requires="wpg">
              <w:drawing>
                <wp:anchor distT="0" distB="0" distL="114300" distR="114300" simplePos="0" relativeHeight="251653632" behindDoc="1" locked="0" layoutInCell="1" allowOverlap="1" wp14:anchorId="1D87FDE1" wp14:editId="340C75EC">
                  <wp:simplePos x="0" y="0"/>
                  <wp:positionH relativeFrom="column">
                    <wp:posOffset>3854450</wp:posOffset>
                  </wp:positionH>
                  <wp:positionV relativeFrom="paragraph">
                    <wp:posOffset>50165</wp:posOffset>
                  </wp:positionV>
                  <wp:extent cx="2461260" cy="1960245"/>
                  <wp:effectExtent l="0" t="0" r="0" b="0"/>
                  <wp:wrapTight wrapText="bothSides">
                    <wp:wrapPolygon edited="0">
                      <wp:start x="0" y="0"/>
                      <wp:lineTo x="0" y="19732"/>
                      <wp:lineTo x="21399" y="19732"/>
                      <wp:lineTo x="21399" y="0"/>
                      <wp:lineTo x="0" y="0"/>
                    </wp:wrapPolygon>
                  </wp:wrapTight>
                  <wp:docPr id="13" name="Group 12">
                    <a:extLst xmlns:a="http://schemas.openxmlformats.org/drawingml/2006/main">
                      <a:ext uri="{FF2B5EF4-FFF2-40B4-BE49-F238E27FC236}">
                        <a16:creationId xmlns:a16="http://schemas.microsoft.com/office/drawing/2014/main" id="{D38E6D5D-BF9A-AFE4-6BE5-F9A961CA29BD}"/>
                      </a:ext>
                    </a:extLst>
                  </wp:docPr>
                  <wp:cNvGraphicFramePr/>
                  <a:graphic xmlns:a="http://schemas.openxmlformats.org/drawingml/2006/main">
                    <a:graphicData uri="http://schemas.microsoft.com/office/word/2010/wordprocessingGroup">
                      <wpg:wgp>
                        <wpg:cNvGrpSpPr/>
                        <wpg:grpSpPr>
                          <a:xfrm>
                            <a:off x="0" y="0"/>
                            <a:ext cx="2461260" cy="1960245"/>
                            <a:chOff x="0" y="0"/>
                            <a:chExt cx="2461260" cy="1764781"/>
                          </a:xfrm>
                        </wpg:grpSpPr>
                        <pic:pic xmlns:pic="http://schemas.openxmlformats.org/drawingml/2006/picture">
                          <pic:nvPicPr>
                            <pic:cNvPr id="918687235" name="Picture 918687235">
                              <a:extLst>
                                <a:ext uri="{FF2B5EF4-FFF2-40B4-BE49-F238E27FC236}">
                                  <a16:creationId xmlns:a16="http://schemas.microsoft.com/office/drawing/2014/main" id="{1910FB95-72C2-0D86-4F65-56B58E50390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1260" cy="17647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65CD09" id="Group 12" o:spid="_x0000_s1026" style="position:absolute;margin-left:303.5pt;margin-top:3.95pt;width:193.8pt;height:154.35pt;z-index:-251662848;mso-width-relative:margin;mso-height-relative:margin" coordsize="24612,17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8687235" o:spid="_x0000_s1027" type="#_x0000_t75" style="position:absolute;width:24612;height:1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">
                    <v:imagedata r:id="rId15" o:title=""/>
                    <v:path arrowok="t"/>
                  </v:shape>
                  <w10:wrap type="tight"/>
                </v:group>
              </w:pict>
            </mc:Fallback>
          </mc:AlternateContent>
        </w:r>
      </w:del>
      <w:commentRangeEnd w:id="137"/>
      <w:r w:rsidR="00B80D54">
        <w:rPr>
          <w:rStyle w:val="CommentReference"/>
          <w:rFonts w:ascii="Times New Roman" w:hAnsi="Times New Roman"/>
          <w:b w:val="0"/>
        </w:rPr>
        <w:commentReference w:id="137"/>
      </w:r>
      <w:r w:rsidR="00BE7F1F">
        <w:rPr>
          <w:lang w:eastAsia="ja-JP"/>
        </w:rPr>
        <w:t>Initialization and setup</w:t>
      </w:r>
    </w:p>
    <w:p w14:paraId="0EEB1FB5" w14:textId="283BDBE1" w:rsidR="008E60D7" w:rsidRPr="008E60D7" w:rsidRDefault="008E60D7" w:rsidP="008E60D7">
      <w:pPr>
        <w:rPr>
          <w:lang w:eastAsia="ja-JP"/>
        </w:rPr>
        <w:pPrChange w:id="139" w:author="Ibrahim" w:date="2025-07-18T13:09:00Z">
          <w:pPr>
            <w:pStyle w:val="Heading3"/>
            <w:numPr>
              <w:ilvl w:val="1"/>
              <w:numId w:val="3"/>
            </w:numPr>
            <w:tabs>
              <w:tab w:val="num" w:pos="360"/>
            </w:tabs>
            <w:ind w:left="360" w:hanging="360"/>
          </w:pPr>
        </w:pPrChange>
      </w:pPr>
    </w:p>
    <w:p w14:paraId="379EBB32" w14:textId="51A524CC" w:rsidR="007D2D31" w:rsidDel="00AC3F29" w:rsidRDefault="00B17843" w:rsidP="00BF3240">
      <w:pPr>
        <w:jc w:val="both"/>
        <w:rPr>
          <w:del w:id="140" w:author="Ibrahim" w:date="2025-07-18T13:09:00Z"/>
          <w:lang w:eastAsia="ja-JP"/>
        </w:rPr>
      </w:pPr>
      <w:ins w:id="141" w:author="Ibrahim" w:date="2025-07-18T13:10:00Z">
        <w:r>
          <w:rPr>
            <w:lang w:eastAsia="ja-JP"/>
          </w:rPr>
          <w:t>Fi</w:t>
        </w:r>
      </w:ins>
      <w:ins w:id="142" w:author="Ibrahim" w:date="2025-07-18T13:11:00Z">
        <w:r>
          <w:rPr>
            <w:lang w:eastAsia="ja-JP"/>
          </w:rPr>
          <w:t xml:space="preserve">gure 1 shows the photograph of the ASTS system integrated with the DOCT microscope. </w:t>
        </w:r>
      </w:ins>
      <w:ins w:id="143" w:author="Ibrahim" w:date="2025-07-18T13:14:00Z">
        <w:r w:rsidR="00100A70">
          <w:rPr>
            <w:lang w:eastAsia="ja-JP"/>
          </w:rPr>
          <w:t xml:space="preserve">The ASTS system consists of  a </w:t>
        </w:r>
      </w:ins>
    </w:p>
    <w:p w14:paraId="4F8A5680" w14:textId="77777777" w:rsidR="00DB5472" w:rsidRDefault="0020223B" w:rsidP="00100A70">
      <w:pPr>
        <w:jc w:val="both"/>
        <w:rPr>
          <w:ins w:id="144" w:author="Ibrahim" w:date="2025-07-18T13:24:00Z"/>
          <w:rFonts w:eastAsia="Times New Roman"/>
          <w:lang w:eastAsia="ja-JP"/>
        </w:rPr>
      </w:pPr>
      <w:del w:id="145" w:author="Ibrahim" w:date="2025-07-18T13:14:00Z">
        <w:r w:rsidRPr="0020223B" w:rsidDel="00100A70">
          <w:rPr>
            <w:lang w:eastAsia="ja-JP"/>
          </w:rPr>
          <w:delText xml:space="preserve">We integrated a </w:delText>
        </w:r>
      </w:del>
      <w:r w:rsidRPr="0020223B">
        <w:rPr>
          <w:lang w:eastAsia="ja-JP"/>
        </w:rPr>
        <w:t xml:space="preserve">motorized </w:t>
      </w:r>
      <w:ins w:id="146" w:author="Ibrahim" w:date="2025-07-18T13:11:00Z">
        <w:r w:rsidR="00B17843">
          <w:rPr>
            <w:lang w:eastAsia="ja-JP"/>
          </w:rPr>
          <w:t>X</w:t>
        </w:r>
      </w:ins>
      <w:ins w:id="147" w:author="Ibrahim" w:date="2025-07-18T13:12:00Z">
        <w:r w:rsidR="00B17843">
          <w:rPr>
            <w:lang w:eastAsia="ja-JP"/>
          </w:rPr>
          <w:t xml:space="preserve">Y </w:t>
        </w:r>
      </w:ins>
      <w:r w:rsidRPr="0020223B">
        <w:rPr>
          <w:lang w:eastAsia="ja-JP"/>
        </w:rPr>
        <w:t>linear stage platform (MLS203-1, Thorlabs Inc., USA) driven by a brushless DC servo motor controller (BBD302, Thorlabs Inc., USA)</w:t>
      </w:r>
      <w:del w:id="148" w:author="Ibrahim" w:date="2025-07-18T13:13:00Z">
        <w:r w:rsidRPr="0020223B" w:rsidDel="00100A70">
          <w:rPr>
            <w:lang w:eastAsia="ja-JP"/>
          </w:rPr>
          <w:delText xml:space="preserve"> into the </w:delText>
        </w:r>
      </w:del>
      <w:del w:id="149" w:author="Ibrahim" w:date="2025-07-18T13:12:00Z">
        <w:r w:rsidRPr="0020223B" w:rsidDel="00100A70">
          <w:rPr>
            <w:lang w:eastAsia="ja-JP"/>
          </w:rPr>
          <w:delText>Jones matrix</w:delText>
        </w:r>
      </w:del>
      <w:del w:id="150" w:author="Ibrahim" w:date="2025-07-18T13:13:00Z">
        <w:r w:rsidRPr="0020223B" w:rsidDel="00100A70">
          <w:rPr>
            <w:lang w:eastAsia="ja-JP"/>
          </w:rPr>
          <w:delText xml:space="preserve"> OCT </w:delText>
        </w:r>
      </w:del>
      <w:del w:id="151" w:author="Ibrahim" w:date="2025-07-18T13:12:00Z">
        <w:r w:rsidRPr="0020223B" w:rsidDel="00100A70">
          <w:rPr>
            <w:lang w:eastAsia="ja-JP"/>
          </w:rPr>
          <w:delText>system</w:delText>
        </w:r>
      </w:del>
      <w:r w:rsidRPr="0020223B">
        <w:rPr>
          <w:lang w:eastAsia="ja-JP"/>
        </w:rPr>
        <w:t>.</w:t>
      </w:r>
      <w:r>
        <w:rPr>
          <w:lang w:eastAsia="ja-JP"/>
        </w:rPr>
        <w:t xml:space="preserve"> </w:t>
      </w:r>
      <w:r w:rsidR="0001597C" w:rsidRPr="0001597C">
        <w:rPr>
          <w:rFonts w:eastAsia="Times New Roman"/>
          <w:lang w:eastAsia="ja-JP"/>
        </w:rPr>
        <w:t xml:space="preserve">A custom </w:t>
      </w:r>
      <w:ins w:id="152" w:author="Ibrahim" w:date="2025-07-18T13:15:00Z">
        <w:r w:rsidR="00100A70">
          <w:rPr>
            <w:rFonts w:eastAsia="Times New Roman"/>
            <w:lang w:eastAsia="ja-JP"/>
          </w:rPr>
          <w:t xml:space="preserve">written </w:t>
        </w:r>
      </w:ins>
      <w:r w:rsidR="0001597C" w:rsidRPr="0001597C">
        <w:rPr>
          <w:rFonts w:eastAsia="Times New Roman"/>
          <w:lang w:eastAsia="ja-JP"/>
        </w:rPr>
        <w:t xml:space="preserve">Python program </w:t>
      </w:r>
      <w:r w:rsidR="0001597C">
        <w:rPr>
          <w:rFonts w:eastAsia="Times New Roman"/>
          <w:lang w:eastAsia="ja-JP"/>
        </w:rPr>
        <w:t xml:space="preserve">is </w:t>
      </w:r>
      <w:del w:id="153" w:author="Ibrahim" w:date="2025-07-18T13:14:00Z">
        <w:r w:rsidR="0001597C" w:rsidDel="00100A70">
          <w:rPr>
            <w:rFonts w:eastAsia="Times New Roman"/>
            <w:lang w:eastAsia="ja-JP"/>
          </w:rPr>
          <w:delText xml:space="preserve">used </w:delText>
        </w:r>
      </w:del>
      <w:ins w:id="154" w:author="Ibrahim" w:date="2025-07-18T13:15:00Z">
        <w:r w:rsidR="00100A70">
          <w:rPr>
            <w:rFonts w:eastAsia="Times New Roman"/>
            <w:lang w:eastAsia="ja-JP"/>
          </w:rPr>
          <w:t>used</w:t>
        </w:r>
      </w:ins>
      <w:ins w:id="155" w:author="Ibrahim" w:date="2025-07-18T13:14:00Z">
        <w:r w:rsidR="00100A70">
          <w:rPr>
            <w:rFonts w:eastAsia="Times New Roman"/>
            <w:lang w:eastAsia="ja-JP"/>
          </w:rPr>
          <w:t xml:space="preserve"> </w:t>
        </w:r>
      </w:ins>
      <w:r w:rsidR="0001597C">
        <w:rPr>
          <w:rFonts w:eastAsia="Times New Roman"/>
          <w:lang w:eastAsia="ja-JP"/>
        </w:rPr>
        <w:t xml:space="preserve">to </w:t>
      </w:r>
      <w:r w:rsidR="0001597C" w:rsidRPr="0001597C">
        <w:rPr>
          <w:rFonts w:eastAsia="Times New Roman"/>
          <w:lang w:eastAsia="ja-JP"/>
        </w:rPr>
        <w:t>control the stage movement, beginning with homing (moving the motorized stage to a predefined reference position), followed by jogging (small, incremental movements for precise positioning).</w:t>
      </w:r>
      <w:r w:rsidR="0001597C">
        <w:rPr>
          <w:rFonts w:eastAsia="Times New Roman"/>
          <w:lang w:eastAsia="ja-JP"/>
        </w:rPr>
        <w:t xml:space="preserve"> </w:t>
      </w:r>
    </w:p>
    <w:p w14:paraId="7DAC9F02" w14:textId="459489FD" w:rsidR="0020223B" w:rsidRPr="00E27D54" w:rsidDel="00DB5472" w:rsidRDefault="00550B92" w:rsidP="000E65AE">
      <w:pPr>
        <w:ind w:firstLine="720"/>
        <w:jc w:val="both"/>
        <w:rPr>
          <w:del w:id="156" w:author="Ibrahim" w:date="2025-07-18T13:25:00Z"/>
          <w:rFonts w:eastAsia="Times New Roman"/>
          <w:highlight w:val="yellow"/>
          <w:lang w:val="en-IN" w:eastAsia="ja-JP"/>
          <w:rPrChange w:id="157" w:author="Ibrahim" w:date="2025-07-18T13:47:00Z">
            <w:rPr>
              <w:del w:id="158" w:author="Ibrahim" w:date="2025-07-18T13:25:00Z"/>
              <w:rFonts w:eastAsia="Times New Roman"/>
              <w:lang w:val="en-IN" w:eastAsia="ja-JP"/>
            </w:rPr>
          </w:rPrChange>
        </w:rPr>
        <w:pPrChange w:id="159" w:author="Ibrahim" w:date="2025-07-18T13:43:00Z">
          <w:pPr>
            <w:jc w:val="both"/>
          </w:pPr>
        </w:pPrChange>
      </w:pPr>
      <w:commentRangeStart w:id="160"/>
      <w:r w:rsidRPr="00E27D54">
        <w:rPr>
          <w:rFonts w:eastAsia="Times New Roman"/>
          <w:highlight w:val="yellow"/>
          <w:lang w:val="en-IN" w:eastAsia="ja-JP"/>
          <w:rPrChange w:id="161" w:author="Ibrahim" w:date="2025-07-18T13:47:00Z">
            <w:rPr>
              <w:rFonts w:eastAsia="Times New Roman"/>
              <w:lang w:val="en-IN" w:eastAsia="ja-JP"/>
            </w:rPr>
          </w:rPrChange>
        </w:rPr>
        <w:t xml:space="preserve">As </w:t>
      </w:r>
      <w:r w:rsidR="005A3E37" w:rsidRPr="00E27D54">
        <w:rPr>
          <w:rFonts w:eastAsia="Times New Roman"/>
          <w:highlight w:val="yellow"/>
          <w:lang w:val="en-IN" w:eastAsia="ja-JP"/>
          <w:rPrChange w:id="162" w:author="Ibrahim" w:date="2025-07-18T13:47:00Z">
            <w:rPr>
              <w:rFonts w:eastAsia="Times New Roman"/>
              <w:lang w:val="en-IN" w:eastAsia="ja-JP"/>
            </w:rPr>
          </w:rPrChange>
        </w:rPr>
        <w:t xml:space="preserve">the </w:t>
      </w:r>
      <w:r w:rsidRPr="00E27D54">
        <w:rPr>
          <w:rFonts w:eastAsia="Times New Roman"/>
          <w:highlight w:val="yellow"/>
          <w:lang w:val="en-IN" w:eastAsia="ja-JP"/>
          <w:rPrChange w:id="163" w:author="Ibrahim" w:date="2025-07-18T13:47:00Z">
            <w:rPr>
              <w:rFonts w:eastAsia="Times New Roman"/>
              <w:lang w:val="en-IN" w:eastAsia="ja-JP"/>
            </w:rPr>
          </w:rPrChange>
        </w:rPr>
        <w:t>next step, the standard</w:t>
      </w:r>
      <w:ins w:id="164" w:author="Ibrahim" w:date="2025-07-18T13:27:00Z">
        <w:r w:rsidR="00A07ECE" w:rsidRPr="00E27D54">
          <w:rPr>
            <w:rFonts w:eastAsia="Times New Roman"/>
            <w:highlight w:val="yellow"/>
            <w:lang w:val="en-IN" w:eastAsia="ja-JP"/>
            <w:rPrChange w:id="165" w:author="Ibrahim" w:date="2025-07-18T13:47:00Z">
              <w:rPr>
                <w:rFonts w:eastAsia="Times New Roman"/>
                <w:lang w:val="en-IN" w:eastAsia="ja-JP"/>
              </w:rPr>
            </w:rPrChange>
          </w:rPr>
          <w:t xml:space="preserve"> layout of  a </w:t>
        </w:r>
      </w:ins>
      <w:del w:id="166" w:author="Ibrahim" w:date="2025-07-18T13:27:00Z">
        <w:r w:rsidRPr="00E27D54" w:rsidDel="00A07ECE">
          <w:rPr>
            <w:rFonts w:eastAsia="Times New Roman"/>
            <w:highlight w:val="yellow"/>
            <w:lang w:val="en-IN" w:eastAsia="ja-JP"/>
            <w:rPrChange w:id="167" w:author="Ibrahim" w:date="2025-07-18T13:47:00Z">
              <w:rPr>
                <w:rFonts w:eastAsia="Times New Roman"/>
                <w:lang w:val="en-IN" w:eastAsia="ja-JP"/>
              </w:rPr>
            </w:rPrChange>
          </w:rPr>
          <w:delText xml:space="preserve"> </w:delText>
        </w:r>
      </w:del>
      <w:r w:rsidRPr="00E27D54">
        <w:rPr>
          <w:rFonts w:eastAsia="Times New Roman"/>
          <w:highlight w:val="yellow"/>
          <w:lang w:val="en-IN" w:eastAsia="ja-JP"/>
          <w:rPrChange w:id="168" w:author="Ibrahim" w:date="2025-07-18T13:47:00Z">
            <w:rPr>
              <w:rFonts w:eastAsia="Times New Roman"/>
              <w:lang w:val="en-IN" w:eastAsia="ja-JP"/>
            </w:rPr>
          </w:rPrChange>
        </w:rPr>
        <w:t>96-well plate</w:t>
      </w:r>
      <w:ins w:id="169" w:author="Ibrahim" w:date="2025-07-18T13:27:00Z">
        <w:r w:rsidR="00A07ECE" w:rsidRPr="00E27D54">
          <w:rPr>
            <w:rFonts w:eastAsia="Times New Roman"/>
            <w:highlight w:val="yellow"/>
            <w:lang w:val="en-IN" w:eastAsia="ja-JP"/>
            <w:rPrChange w:id="170" w:author="Ibrahim" w:date="2025-07-18T13:47:00Z">
              <w:rPr>
                <w:rFonts w:eastAsia="Times New Roman"/>
                <w:lang w:val="en-IN" w:eastAsia="ja-JP"/>
              </w:rPr>
            </w:rPrChange>
          </w:rPr>
          <w:t xml:space="preserve"> (</w:t>
        </w:r>
      </w:ins>
      <w:del w:id="171" w:author="Ibrahim" w:date="2025-07-18T13:27:00Z">
        <w:r w:rsidRPr="00E27D54" w:rsidDel="00A07ECE">
          <w:rPr>
            <w:rFonts w:eastAsia="Times New Roman"/>
            <w:highlight w:val="yellow"/>
            <w:lang w:val="en-IN" w:eastAsia="ja-JP"/>
            <w:rPrChange w:id="172" w:author="Ibrahim" w:date="2025-07-18T13:47:00Z">
              <w:rPr>
                <w:rFonts w:eastAsia="Times New Roman"/>
                <w:lang w:val="en-IN" w:eastAsia="ja-JP"/>
              </w:rPr>
            </w:rPrChange>
          </w:rPr>
          <w:delText xml:space="preserve">, which is arranged in an </w:delText>
        </w:r>
      </w:del>
      <w:r w:rsidRPr="00E27D54">
        <w:rPr>
          <w:rFonts w:eastAsia="Times New Roman"/>
          <w:highlight w:val="yellow"/>
          <w:lang w:val="en-IN" w:eastAsia="ja-JP"/>
          <w:rPrChange w:id="173" w:author="Ibrahim" w:date="2025-07-18T13:47:00Z">
            <w:rPr>
              <w:rFonts w:eastAsia="Times New Roman"/>
              <w:lang w:val="en-IN" w:eastAsia="ja-JP"/>
            </w:rPr>
          </w:rPrChange>
        </w:rPr>
        <w:t>8</w:t>
      </w:r>
      <w:ins w:id="174" w:author="Ibrahim" w:date="2025-07-18T13:30:00Z">
        <w:r w:rsidR="00257250" w:rsidRPr="00E27D54">
          <w:rPr>
            <w:rFonts w:eastAsia="Times New Roman"/>
            <w:highlight w:val="yellow"/>
            <w:lang w:val="en-IN" w:eastAsia="ja-JP"/>
            <w:rPrChange w:id="175" w:author="Ibrahim" w:date="2025-07-18T13:47:00Z">
              <w:rPr>
                <w:rFonts w:eastAsia="Times New Roman"/>
                <w:lang w:val="en-IN" w:eastAsia="ja-JP"/>
              </w:rPr>
            </w:rPrChange>
          </w:rPr>
          <w:t xml:space="preserve"> rows</w:t>
        </w:r>
      </w:ins>
      <w:r w:rsidRPr="00E27D54">
        <w:rPr>
          <w:rFonts w:eastAsia="Times New Roman"/>
          <w:highlight w:val="yellow"/>
          <w:lang w:val="en-IN" w:eastAsia="ja-JP"/>
          <w:rPrChange w:id="176" w:author="Ibrahim" w:date="2025-07-18T13:47:00Z">
            <w:rPr>
              <w:rFonts w:eastAsia="Times New Roman"/>
              <w:lang w:val="en-IN" w:eastAsia="ja-JP"/>
            </w:rPr>
          </w:rPrChange>
        </w:rPr>
        <w:t>×12</w:t>
      </w:r>
      <w:ins w:id="177" w:author="Ibrahim" w:date="2025-07-18T13:30:00Z">
        <w:r w:rsidR="00257250" w:rsidRPr="00E27D54">
          <w:rPr>
            <w:rFonts w:eastAsia="Times New Roman"/>
            <w:highlight w:val="yellow"/>
            <w:lang w:val="en-IN" w:eastAsia="ja-JP"/>
            <w:rPrChange w:id="178" w:author="Ibrahim" w:date="2025-07-18T13:47:00Z">
              <w:rPr>
                <w:rFonts w:eastAsia="Times New Roman"/>
                <w:lang w:val="en-IN" w:eastAsia="ja-JP"/>
              </w:rPr>
            </w:rPrChange>
          </w:rPr>
          <w:t xml:space="preserve"> column</w:t>
        </w:r>
      </w:ins>
      <w:ins w:id="179" w:author="Ibrahim" w:date="2025-07-18T13:31:00Z">
        <w:r w:rsidR="00257250" w:rsidRPr="00E27D54">
          <w:rPr>
            <w:rFonts w:eastAsia="Times New Roman"/>
            <w:highlight w:val="yellow"/>
            <w:lang w:val="en-IN" w:eastAsia="ja-JP"/>
            <w:rPrChange w:id="180" w:author="Ibrahim" w:date="2025-07-18T13:47:00Z">
              <w:rPr>
                <w:rFonts w:eastAsia="Times New Roman"/>
                <w:lang w:val="en-IN" w:eastAsia="ja-JP"/>
              </w:rPr>
            </w:rPrChange>
          </w:rPr>
          <w:t xml:space="preserve">, </w:t>
        </w:r>
      </w:ins>
      <w:del w:id="181" w:author="Ibrahim" w:date="2025-07-18T13:31:00Z">
        <w:r w:rsidRPr="00E27D54" w:rsidDel="00257250">
          <w:rPr>
            <w:rFonts w:eastAsia="Times New Roman"/>
            <w:highlight w:val="yellow"/>
            <w:lang w:val="en-IN" w:eastAsia="ja-JP"/>
            <w:rPrChange w:id="182" w:author="Ibrahim" w:date="2025-07-18T13:47:00Z">
              <w:rPr>
                <w:rFonts w:eastAsia="Times New Roman"/>
                <w:lang w:val="en-IN" w:eastAsia="ja-JP"/>
              </w:rPr>
            </w:rPrChange>
          </w:rPr>
          <w:delText xml:space="preserve"> grid</w:delText>
        </w:r>
      </w:del>
      <w:ins w:id="183" w:author="Ibrahim" w:date="2025-07-18T13:28:00Z">
        <w:r w:rsidR="00257250" w:rsidRPr="00E27D54">
          <w:rPr>
            <w:rFonts w:eastAsia="Times New Roman"/>
            <w:highlight w:val="yellow"/>
            <w:lang w:val="en-IN" w:eastAsia="ja-JP"/>
            <w:rPrChange w:id="184" w:author="Ibrahim" w:date="2025-07-18T13:47:00Z">
              <w:rPr>
                <w:rFonts w:eastAsia="Times New Roman"/>
                <w:lang w:val="en-IN" w:eastAsia="ja-JP"/>
              </w:rPr>
            </w:rPrChange>
          </w:rPr>
          <w:t>with a distance of</w:t>
        </w:r>
      </w:ins>
      <w:ins w:id="185" w:author="Ibrahim" w:date="2025-07-18T13:29:00Z">
        <w:r w:rsidR="00257250" w:rsidRPr="00E27D54">
          <w:rPr>
            <w:rFonts w:eastAsia="Times New Roman"/>
            <w:highlight w:val="yellow"/>
            <w:lang w:val="en-IN" w:eastAsia="ja-JP"/>
            <w:rPrChange w:id="186" w:author="Ibrahim" w:date="2025-07-18T13:47:00Z">
              <w:rPr>
                <w:rFonts w:eastAsia="Times New Roman"/>
                <w:lang w:val="en-IN" w:eastAsia="ja-JP"/>
              </w:rPr>
            </w:rPrChange>
          </w:rPr>
          <w:t xml:space="preserve"> 9 mm between the adjacent wells) </w:t>
        </w:r>
      </w:ins>
      <w:del w:id="187" w:author="Ibrahim" w:date="2025-07-18T13:29:00Z">
        <w:r w:rsidRPr="00E27D54" w:rsidDel="00257250">
          <w:rPr>
            <w:rFonts w:eastAsia="Times New Roman"/>
            <w:highlight w:val="yellow"/>
            <w:lang w:val="en-IN" w:eastAsia="ja-JP"/>
            <w:rPrChange w:id="188" w:author="Ibrahim" w:date="2025-07-18T13:47:00Z">
              <w:rPr>
                <w:rFonts w:eastAsia="Times New Roman"/>
                <w:lang w:val="en-IN" w:eastAsia="ja-JP"/>
              </w:rPr>
            </w:rPrChange>
          </w:rPr>
          <w:delText xml:space="preserve">, </w:delText>
        </w:r>
      </w:del>
      <w:r w:rsidRPr="00E27D54">
        <w:rPr>
          <w:rFonts w:eastAsia="Times New Roman"/>
          <w:highlight w:val="yellow"/>
          <w:lang w:val="en-IN" w:eastAsia="ja-JP"/>
          <w:rPrChange w:id="189" w:author="Ibrahim" w:date="2025-07-18T13:47:00Z">
            <w:rPr>
              <w:rFonts w:eastAsia="Times New Roman"/>
              <w:lang w:val="en-IN" w:eastAsia="ja-JP"/>
            </w:rPr>
          </w:rPrChange>
        </w:rPr>
        <w:t>is</w:t>
      </w:r>
      <w:ins w:id="190" w:author="Ibrahim" w:date="2025-07-18T13:31:00Z">
        <w:r w:rsidR="00257250" w:rsidRPr="00E27D54">
          <w:rPr>
            <w:rFonts w:eastAsia="Times New Roman"/>
            <w:highlight w:val="yellow"/>
            <w:lang w:val="en-IN" w:eastAsia="ja-JP"/>
            <w:rPrChange w:id="191" w:author="Ibrahim" w:date="2025-07-18T13:47:00Z">
              <w:rPr>
                <w:rFonts w:eastAsia="Times New Roman"/>
                <w:lang w:val="en-IN" w:eastAsia="ja-JP"/>
              </w:rPr>
            </w:rPrChange>
          </w:rPr>
          <w:t xml:space="preserve"> </w:t>
        </w:r>
      </w:ins>
      <w:del w:id="192" w:author="Ibrahim" w:date="2025-07-18T13:31:00Z">
        <w:r w:rsidRPr="00E27D54" w:rsidDel="00257250">
          <w:rPr>
            <w:rFonts w:eastAsia="Times New Roman"/>
            <w:highlight w:val="yellow"/>
            <w:lang w:val="en-IN" w:eastAsia="ja-JP"/>
            <w:rPrChange w:id="193" w:author="Ibrahim" w:date="2025-07-18T13:47:00Z">
              <w:rPr>
                <w:rFonts w:eastAsia="Times New Roman"/>
                <w:lang w:val="en-IN" w:eastAsia="ja-JP"/>
              </w:rPr>
            </w:rPrChange>
          </w:rPr>
          <w:delText xml:space="preserve"> </w:delText>
        </w:r>
      </w:del>
      <w:del w:id="194" w:author="Ibrahim" w:date="2025-07-18T13:30:00Z">
        <w:r w:rsidRPr="00E27D54" w:rsidDel="00257250">
          <w:rPr>
            <w:rFonts w:eastAsia="Times New Roman"/>
            <w:highlight w:val="yellow"/>
            <w:lang w:val="en-IN" w:eastAsia="ja-JP"/>
            <w:rPrChange w:id="195" w:author="Ibrahim" w:date="2025-07-18T13:47:00Z">
              <w:rPr>
                <w:rFonts w:eastAsia="Times New Roman"/>
                <w:lang w:val="en-IN" w:eastAsia="ja-JP"/>
              </w:rPr>
            </w:rPrChange>
          </w:rPr>
          <w:delText xml:space="preserve">optimised </w:delText>
        </w:r>
      </w:del>
      <w:ins w:id="196" w:author="Ibrahim" w:date="2025-07-18T13:30:00Z">
        <w:r w:rsidR="00257250" w:rsidRPr="00E27D54">
          <w:rPr>
            <w:rFonts w:eastAsia="Times New Roman"/>
            <w:highlight w:val="yellow"/>
            <w:lang w:val="en-IN" w:eastAsia="ja-JP"/>
            <w:rPrChange w:id="197" w:author="Ibrahim" w:date="2025-07-18T13:47:00Z">
              <w:rPr>
                <w:rFonts w:eastAsia="Times New Roman"/>
                <w:lang w:val="en-IN" w:eastAsia="ja-JP"/>
              </w:rPr>
            </w:rPrChange>
          </w:rPr>
          <w:t xml:space="preserve">used </w:t>
        </w:r>
      </w:ins>
      <w:r w:rsidRPr="00E27D54">
        <w:rPr>
          <w:rFonts w:eastAsia="Times New Roman"/>
          <w:highlight w:val="yellow"/>
          <w:lang w:val="en-IN" w:eastAsia="ja-JP"/>
          <w:rPrChange w:id="198" w:author="Ibrahim" w:date="2025-07-18T13:47:00Z">
            <w:rPr>
              <w:rFonts w:eastAsia="Times New Roman"/>
              <w:lang w:val="en-IN" w:eastAsia="ja-JP"/>
            </w:rPr>
          </w:rPrChange>
        </w:rPr>
        <w:t>for coordinate distribution</w:t>
      </w:r>
      <w:del w:id="199" w:author="Ibrahim" w:date="2025-07-18T13:30:00Z">
        <w:r w:rsidRPr="00E27D54" w:rsidDel="00257250">
          <w:rPr>
            <w:rFonts w:eastAsia="Times New Roman"/>
            <w:highlight w:val="yellow"/>
            <w:lang w:val="en-IN" w:eastAsia="ja-JP"/>
            <w:rPrChange w:id="200" w:author="Ibrahim" w:date="2025-07-18T13:47:00Z">
              <w:rPr>
                <w:rFonts w:eastAsia="Times New Roman"/>
                <w:lang w:val="en-IN" w:eastAsia="ja-JP"/>
              </w:rPr>
            </w:rPrChange>
          </w:rPr>
          <w:delText xml:space="preserve">, </w:delText>
        </w:r>
      </w:del>
      <w:ins w:id="201" w:author="Ibrahim" w:date="2025-07-18T13:30:00Z">
        <w:r w:rsidR="00257250" w:rsidRPr="00E27D54">
          <w:rPr>
            <w:rFonts w:eastAsia="Times New Roman"/>
            <w:highlight w:val="yellow"/>
            <w:lang w:val="en-IN" w:eastAsia="ja-JP"/>
            <w:rPrChange w:id="202" w:author="Ibrahim" w:date="2025-07-18T13:47:00Z">
              <w:rPr>
                <w:rFonts w:eastAsia="Times New Roman"/>
                <w:lang w:val="en-IN" w:eastAsia="ja-JP"/>
              </w:rPr>
            </w:rPrChange>
          </w:rPr>
          <w:t xml:space="preserve">. </w:t>
        </w:r>
      </w:ins>
      <w:ins w:id="203" w:author="Ibrahim" w:date="2025-07-18T13:31:00Z">
        <w:r w:rsidR="00257250" w:rsidRPr="00E27D54">
          <w:rPr>
            <w:rFonts w:eastAsia="Times New Roman"/>
            <w:highlight w:val="yellow"/>
            <w:lang w:val="en-IN" w:eastAsia="ja-JP"/>
            <w:rPrChange w:id="204" w:author="Ibrahim" w:date="2025-07-18T13:47:00Z">
              <w:rPr>
                <w:rFonts w:eastAsia="Times New Roman"/>
                <w:lang w:val="en-IN" w:eastAsia="ja-JP"/>
              </w:rPr>
            </w:rPrChange>
          </w:rPr>
          <w:t xml:space="preserve">In this coordinate distribution, </w:t>
        </w:r>
      </w:ins>
      <w:del w:id="205" w:author="Ibrahim" w:date="2025-07-18T13:30:00Z">
        <w:r w:rsidRPr="00E27D54" w:rsidDel="00257250">
          <w:rPr>
            <w:rFonts w:eastAsia="Times New Roman"/>
            <w:highlight w:val="yellow"/>
            <w:lang w:val="en-IN" w:eastAsia="ja-JP"/>
            <w:rPrChange w:id="206" w:author="Ibrahim" w:date="2025-07-18T13:47:00Z">
              <w:rPr>
                <w:rFonts w:eastAsia="Times New Roman"/>
                <w:lang w:val="en-IN" w:eastAsia="ja-JP"/>
              </w:rPr>
            </w:rPrChange>
          </w:rPr>
          <w:delText>such that the</w:delText>
        </w:r>
      </w:del>
      <w:ins w:id="207" w:author="Ibrahim" w:date="2025-07-18T13:31:00Z">
        <w:r w:rsidR="00257250" w:rsidRPr="00E27D54">
          <w:rPr>
            <w:rFonts w:eastAsia="Times New Roman"/>
            <w:highlight w:val="yellow"/>
            <w:lang w:val="en-IN" w:eastAsia="ja-JP"/>
            <w:rPrChange w:id="208" w:author="Ibrahim" w:date="2025-07-18T13:47:00Z">
              <w:rPr>
                <w:rFonts w:eastAsia="Times New Roman"/>
                <w:lang w:val="en-IN" w:eastAsia="ja-JP"/>
              </w:rPr>
            </w:rPrChange>
          </w:rPr>
          <w:t>t</w:t>
        </w:r>
      </w:ins>
      <w:ins w:id="209" w:author="Ibrahim" w:date="2025-07-18T13:30:00Z">
        <w:r w:rsidR="00257250" w:rsidRPr="00E27D54">
          <w:rPr>
            <w:rFonts w:eastAsia="Times New Roman"/>
            <w:highlight w:val="yellow"/>
            <w:lang w:val="en-IN" w:eastAsia="ja-JP"/>
            <w:rPrChange w:id="210" w:author="Ibrahim" w:date="2025-07-18T13:47:00Z">
              <w:rPr>
                <w:rFonts w:eastAsia="Times New Roman"/>
                <w:lang w:val="en-IN" w:eastAsia="ja-JP"/>
              </w:rPr>
            </w:rPrChange>
          </w:rPr>
          <w:t>he</w:t>
        </w:r>
      </w:ins>
      <w:ins w:id="211" w:author="Ibrahim" w:date="2025-07-18T13:40:00Z">
        <w:r w:rsidR="000E65AE" w:rsidRPr="00E27D54">
          <w:rPr>
            <w:rFonts w:eastAsia="Times New Roman"/>
            <w:highlight w:val="yellow"/>
            <w:lang w:val="en-IN" w:eastAsia="ja-JP"/>
            <w:rPrChange w:id="212" w:author="Ibrahim" w:date="2025-07-18T13:47:00Z">
              <w:rPr>
                <w:rFonts w:eastAsia="Times New Roman"/>
                <w:lang w:val="en-IN" w:eastAsia="ja-JP"/>
              </w:rPr>
            </w:rPrChange>
          </w:rPr>
          <w:t xml:space="preserve"> centre coordinates of each well </w:t>
        </w:r>
      </w:ins>
      <w:r w:rsidRPr="00E27D54">
        <w:rPr>
          <w:rFonts w:eastAsia="Times New Roman"/>
          <w:highlight w:val="yellow"/>
          <w:lang w:val="en-IN" w:eastAsia="ja-JP"/>
          <w:rPrChange w:id="213" w:author="Ibrahim" w:date="2025-07-18T13:47:00Z">
            <w:rPr>
              <w:rFonts w:eastAsia="Times New Roman"/>
              <w:lang w:val="en-IN" w:eastAsia="ja-JP"/>
            </w:rPr>
          </w:rPrChange>
        </w:rPr>
        <w:t xml:space="preserve"> </w:t>
      </w:r>
      <w:del w:id="214" w:author="Ibrahim" w:date="2025-07-18T13:40:00Z">
        <w:r w:rsidRPr="00E27D54" w:rsidDel="000E65AE">
          <w:rPr>
            <w:rFonts w:eastAsia="Times New Roman"/>
            <w:highlight w:val="yellow"/>
            <w:lang w:val="en-IN" w:eastAsia="ja-JP"/>
            <w:rPrChange w:id="215" w:author="Ibrahim" w:date="2025-07-18T13:47:00Z">
              <w:rPr>
                <w:rFonts w:eastAsia="Times New Roman"/>
                <w:lang w:val="en-IN" w:eastAsia="ja-JP"/>
              </w:rPr>
            </w:rPrChange>
          </w:rPr>
          <w:delText>rows</w:delText>
        </w:r>
        <w:r w:rsidRPr="00E27D54" w:rsidDel="000E65AE">
          <w:rPr>
            <w:rFonts w:eastAsia="Times New Roman"/>
            <w:highlight w:val="yellow"/>
            <w:lang w:val="en-GB" w:eastAsia="ja-JP"/>
            <w:rPrChange w:id="216" w:author="Ibrahim" w:date="2025-07-18T13:47:00Z">
              <w:rPr>
                <w:rFonts w:eastAsia="Times New Roman"/>
                <w:lang w:val="en-GB" w:eastAsia="ja-JP"/>
              </w:rPr>
            </w:rPrChange>
          </w:rPr>
          <w:delText>(labelled A-H)</w:delText>
        </w:r>
        <w:r w:rsidRPr="00E27D54" w:rsidDel="000E65AE">
          <w:rPr>
            <w:rFonts w:eastAsia="Times New Roman"/>
            <w:highlight w:val="yellow"/>
            <w:lang w:val="en-IN" w:eastAsia="ja-JP"/>
            <w:rPrChange w:id="217" w:author="Ibrahim" w:date="2025-07-18T13:47:00Z">
              <w:rPr>
                <w:rFonts w:eastAsia="Times New Roman"/>
                <w:lang w:val="en-IN" w:eastAsia="ja-JP"/>
              </w:rPr>
            </w:rPrChange>
          </w:rPr>
          <w:delText xml:space="preserve"> and columns </w:delText>
        </w:r>
        <w:r w:rsidRPr="00E27D54" w:rsidDel="000E65AE">
          <w:rPr>
            <w:rFonts w:eastAsia="Times New Roman"/>
            <w:highlight w:val="yellow"/>
            <w:lang w:val="en-GB" w:eastAsia="ja-JP"/>
            <w:rPrChange w:id="218" w:author="Ibrahim" w:date="2025-07-18T13:47:00Z">
              <w:rPr>
                <w:rFonts w:eastAsia="Times New Roman"/>
                <w:lang w:val="en-GB" w:eastAsia="ja-JP"/>
              </w:rPr>
            </w:rPrChange>
          </w:rPr>
          <w:delText>(labelled 1-12)</w:delText>
        </w:r>
        <w:r w:rsidRPr="00E27D54" w:rsidDel="000E65AE">
          <w:rPr>
            <w:rFonts w:eastAsia="Times New Roman"/>
            <w:highlight w:val="yellow"/>
            <w:lang w:val="en-IN" w:eastAsia="ja-JP"/>
            <w:rPrChange w:id="219" w:author="Ibrahim" w:date="2025-07-18T13:47:00Z">
              <w:rPr>
                <w:rFonts w:eastAsia="Times New Roman"/>
                <w:lang w:val="en-IN" w:eastAsia="ja-JP"/>
              </w:rPr>
            </w:rPrChange>
          </w:rPr>
          <w:delText xml:space="preserve"> correspond</w:delText>
        </w:r>
        <w:r w:rsidR="00B5730F" w:rsidRPr="00E27D54" w:rsidDel="000E65AE">
          <w:rPr>
            <w:rFonts w:eastAsia="Times New Roman"/>
            <w:highlight w:val="yellow"/>
            <w:lang w:val="en-IN" w:eastAsia="ja-JP"/>
            <w:rPrChange w:id="220" w:author="Ibrahim" w:date="2025-07-18T13:47:00Z">
              <w:rPr>
                <w:rFonts w:eastAsia="Times New Roman"/>
                <w:lang w:val="en-IN" w:eastAsia="ja-JP"/>
              </w:rPr>
            </w:rPrChange>
          </w:rPr>
          <w:delText xml:space="preserve"> to</w:delText>
        </w:r>
      </w:del>
      <w:ins w:id="221" w:author="Ibrahim" w:date="2025-07-18T13:40:00Z">
        <w:r w:rsidR="000E65AE" w:rsidRPr="00E27D54">
          <w:rPr>
            <w:rFonts w:eastAsia="Times New Roman"/>
            <w:highlight w:val="yellow"/>
            <w:lang w:val="en-IN" w:eastAsia="ja-JP"/>
            <w:rPrChange w:id="222" w:author="Ibrahim" w:date="2025-07-18T13:47:00Z">
              <w:rPr>
                <w:rFonts w:eastAsia="Times New Roman"/>
                <w:lang w:val="en-IN" w:eastAsia="ja-JP"/>
              </w:rPr>
            </w:rPrChange>
          </w:rPr>
          <w:t>were defined as</w:t>
        </w:r>
      </w:ins>
      <w:r w:rsidR="00B5730F" w:rsidRPr="00E27D54">
        <w:rPr>
          <w:rFonts w:eastAsia="Times New Roman"/>
          <w:highlight w:val="yellow"/>
          <w:lang w:val="en-IN" w:eastAsia="ja-JP"/>
          <w:rPrChange w:id="223" w:author="Ibrahim" w:date="2025-07-18T13:47:00Z">
            <w:rPr>
              <w:rFonts w:eastAsia="Times New Roman"/>
              <w:lang w:val="en-IN" w:eastAsia="ja-JP"/>
            </w:rPr>
          </w:rPrChange>
        </w:rPr>
        <w:t xml:space="preserve"> the</w:t>
      </w:r>
      <w:r w:rsidRPr="00E27D54">
        <w:rPr>
          <w:rFonts w:eastAsia="Times New Roman"/>
          <w:highlight w:val="yellow"/>
          <w:lang w:val="en-IN" w:eastAsia="ja-JP"/>
          <w:rPrChange w:id="224" w:author="Ibrahim" w:date="2025-07-18T13:47:00Z">
            <w:rPr>
              <w:rFonts w:eastAsia="Times New Roman"/>
              <w:lang w:val="en-IN" w:eastAsia="ja-JP"/>
            </w:rPr>
          </w:rPrChange>
        </w:rPr>
        <w:t xml:space="preserve"> coordinates where the stage is intended to move </w:t>
      </w:r>
      <w:r w:rsidRPr="00E27D54">
        <w:rPr>
          <w:rFonts w:eastAsia="Times New Roman"/>
          <w:highlight w:val="yellow"/>
          <w:lang w:val="en-GB" w:eastAsia="ja-JP"/>
          <w:rPrChange w:id="225" w:author="Ibrahim" w:date="2025-07-18T13:47:00Z">
            <w:rPr>
              <w:rFonts w:eastAsia="Times New Roman"/>
              <w:lang w:val="en-GB" w:eastAsia="ja-JP"/>
            </w:rPr>
          </w:rPrChange>
        </w:rPr>
        <w:t>(see Fig. 2)</w:t>
      </w:r>
      <w:ins w:id="226" w:author="Ibrahim" w:date="2025-07-18T13:41:00Z">
        <w:r w:rsidR="000E65AE" w:rsidRPr="00E27D54">
          <w:rPr>
            <w:rFonts w:eastAsia="Times New Roman"/>
            <w:highlight w:val="yellow"/>
            <w:lang w:val="en-GB" w:eastAsia="ja-JP"/>
            <w:rPrChange w:id="227" w:author="Ibrahim" w:date="2025-07-18T13:47:00Z">
              <w:rPr>
                <w:rFonts w:eastAsia="Times New Roman"/>
                <w:lang w:val="en-GB" w:eastAsia="ja-JP"/>
              </w:rPr>
            </w:rPrChange>
          </w:rPr>
          <w:t>.</w:t>
        </w:r>
      </w:ins>
      <w:ins w:id="228" w:author="Ibrahim" w:date="2025-07-18T13:35:00Z">
        <w:r w:rsidR="00257250" w:rsidRPr="00E27D54">
          <w:rPr>
            <w:rFonts w:eastAsia="Times New Roman"/>
            <w:highlight w:val="yellow"/>
            <w:lang w:val="en-GB" w:eastAsia="ja-JP"/>
            <w:rPrChange w:id="229" w:author="Ibrahim" w:date="2025-07-18T13:47:00Z">
              <w:rPr>
                <w:rFonts w:eastAsia="Times New Roman"/>
                <w:lang w:val="en-GB" w:eastAsia="ja-JP"/>
              </w:rPr>
            </w:rPrChange>
          </w:rPr>
          <w:t xml:space="preserve"> </w:t>
        </w:r>
      </w:ins>
      <w:del w:id="230" w:author="Ibrahim" w:date="2025-07-18T13:34:00Z">
        <w:r w:rsidRPr="00E27D54" w:rsidDel="00257250">
          <w:rPr>
            <w:rFonts w:eastAsia="Times New Roman"/>
            <w:highlight w:val="yellow"/>
            <w:lang w:val="en-IN" w:eastAsia="ja-JP"/>
            <w:rPrChange w:id="231" w:author="Ibrahim" w:date="2025-07-18T13:47:00Z">
              <w:rPr>
                <w:rFonts w:eastAsia="Times New Roman"/>
                <w:lang w:val="en-IN" w:eastAsia="ja-JP"/>
              </w:rPr>
            </w:rPrChange>
          </w:rPr>
          <w:delText xml:space="preserve">. </w:delText>
        </w:r>
        <w:r w:rsidR="00BE7F1F" w:rsidRPr="00E27D54" w:rsidDel="00257250">
          <w:rPr>
            <w:rFonts w:eastAsia="Times New Roman"/>
            <w:highlight w:val="yellow"/>
            <w:lang w:val="en-IN" w:eastAsia="ja-JP"/>
            <w:rPrChange w:id="232" w:author="Ibrahim" w:date="2025-07-18T13:47:00Z">
              <w:rPr>
                <w:rFonts w:eastAsia="Times New Roman"/>
                <w:lang w:val="en-IN" w:eastAsia="ja-JP"/>
              </w:rPr>
            </w:rPrChange>
          </w:rPr>
          <w:delText>In this coordinate distribution</w:delText>
        </w:r>
        <w:r w:rsidR="000D25AD" w:rsidRPr="00E27D54" w:rsidDel="00257250">
          <w:rPr>
            <w:rFonts w:eastAsia="Times New Roman"/>
            <w:highlight w:val="yellow"/>
            <w:lang w:val="en-IN" w:eastAsia="ja-JP"/>
            <w:rPrChange w:id="233" w:author="Ibrahim" w:date="2025-07-18T13:47:00Z">
              <w:rPr>
                <w:rFonts w:eastAsia="Times New Roman"/>
                <w:lang w:val="en-IN" w:eastAsia="ja-JP"/>
              </w:rPr>
            </w:rPrChange>
          </w:rPr>
          <w:delText>,</w:delText>
        </w:r>
        <w:r w:rsidR="00BE7F1F" w:rsidRPr="00E27D54" w:rsidDel="00257250">
          <w:rPr>
            <w:rFonts w:eastAsia="Times New Roman"/>
            <w:highlight w:val="yellow"/>
            <w:lang w:val="en-IN" w:eastAsia="ja-JP"/>
            <w:rPrChange w:id="234" w:author="Ibrahim" w:date="2025-07-18T13:47:00Z">
              <w:rPr>
                <w:rFonts w:eastAsia="Times New Roman"/>
                <w:lang w:val="en-IN" w:eastAsia="ja-JP"/>
              </w:rPr>
            </w:rPrChange>
          </w:rPr>
          <w:delText xml:space="preserve"> </w:delText>
        </w:r>
      </w:del>
      <w:del w:id="235" w:author="Ibrahim" w:date="2025-07-18T13:42:00Z">
        <w:r w:rsidR="00BE7F1F" w:rsidRPr="00E27D54" w:rsidDel="000E65AE">
          <w:rPr>
            <w:rFonts w:eastAsia="Times New Roman"/>
            <w:highlight w:val="yellow"/>
            <w:lang w:val="en-IN" w:eastAsia="ja-JP"/>
            <w:rPrChange w:id="236" w:author="Ibrahim" w:date="2025-07-18T13:47:00Z">
              <w:rPr>
                <w:rFonts w:eastAsia="Times New Roman"/>
                <w:lang w:val="en-IN" w:eastAsia="ja-JP"/>
              </w:rPr>
            </w:rPrChange>
          </w:rPr>
          <w:delText>a</w:delText>
        </w:r>
      </w:del>
      <w:ins w:id="237" w:author="Ibrahim" w:date="2025-07-18T13:42:00Z">
        <w:r w:rsidR="000E65AE" w:rsidRPr="00E27D54">
          <w:rPr>
            <w:rFonts w:eastAsia="Times New Roman"/>
            <w:highlight w:val="yellow"/>
            <w:lang w:val="en-IN" w:eastAsia="ja-JP"/>
            <w:rPrChange w:id="238" w:author="Ibrahim" w:date="2025-07-18T13:47:00Z">
              <w:rPr>
                <w:rFonts w:eastAsia="Times New Roman"/>
                <w:lang w:val="en-IN" w:eastAsia="ja-JP"/>
              </w:rPr>
            </w:rPrChange>
          </w:rPr>
          <w:t>A</w:t>
        </w:r>
      </w:ins>
      <w:r w:rsidR="00BE7F1F" w:rsidRPr="00E27D54">
        <w:rPr>
          <w:rFonts w:eastAsia="Times New Roman"/>
          <w:highlight w:val="yellow"/>
          <w:lang w:val="en-IN" w:eastAsia="ja-JP"/>
          <w:rPrChange w:id="239" w:author="Ibrahim" w:date="2025-07-18T13:47:00Z">
            <w:rPr>
              <w:rFonts w:eastAsia="Times New Roman"/>
              <w:lang w:val="en-IN" w:eastAsia="ja-JP"/>
            </w:rPr>
          </w:rPrChange>
        </w:rPr>
        <w:t xml:space="preserve"> 9 mm increment</w:t>
      </w:r>
      <w:ins w:id="240" w:author="Ibrahim" w:date="2025-07-18T13:25:00Z">
        <w:r w:rsidR="00DB5472" w:rsidRPr="00E27D54">
          <w:rPr>
            <w:rFonts w:eastAsia="Times New Roman"/>
            <w:highlight w:val="yellow"/>
            <w:lang w:val="en-IN" w:eastAsia="ja-JP"/>
            <w:rPrChange w:id="241" w:author="Ibrahim" w:date="2025-07-18T13:47:00Z">
              <w:rPr>
                <w:rFonts w:eastAsia="Times New Roman"/>
                <w:lang w:val="en-IN" w:eastAsia="ja-JP"/>
              </w:rPr>
            </w:rPrChange>
          </w:rPr>
          <w:t xml:space="preserve"> (the</w:t>
        </w:r>
      </w:ins>
      <w:ins w:id="242" w:author="Ibrahim" w:date="2025-07-18T13:43:00Z">
        <w:r w:rsidR="000E65AE" w:rsidRPr="00E27D54">
          <w:rPr>
            <w:rFonts w:ascii="游明朝" w:eastAsia="游明朝" w:hAnsi="游明朝" w:hint="eastAsia"/>
            <w:highlight w:val="yellow"/>
            <w:lang w:val="en-IN" w:eastAsia="ja-JP"/>
            <w:rPrChange w:id="243" w:author="Ibrahim" w:date="2025-07-18T13:47:00Z">
              <w:rPr>
                <w:rFonts w:ascii="游明朝" w:eastAsia="游明朝" w:hAnsi="游明朝" w:hint="eastAsia"/>
                <w:lang w:val="en-IN" w:eastAsia="ja-JP"/>
              </w:rPr>
            </w:rPrChange>
          </w:rPr>
          <w:t xml:space="preserve">　</w:t>
        </w:r>
      </w:ins>
      <w:ins w:id="244" w:author="Ibrahim" w:date="2025-07-18T13:25:00Z">
        <w:r w:rsidR="00DB5472" w:rsidRPr="00E27D54">
          <w:rPr>
            <w:rFonts w:eastAsia="Times New Roman"/>
            <w:highlight w:val="yellow"/>
            <w:lang w:val="en-IN" w:eastAsia="ja-JP"/>
            <w:rPrChange w:id="245" w:author="Ibrahim" w:date="2025-07-18T13:47:00Z">
              <w:rPr>
                <w:rFonts w:eastAsia="Times New Roman"/>
                <w:lang w:val="en-IN" w:eastAsia="ja-JP"/>
              </w:rPr>
            </w:rPrChange>
          </w:rPr>
          <w:t>distance from the centre of one well to the adjacent well)</w:t>
        </w:r>
      </w:ins>
      <w:r w:rsidR="00BE7F1F" w:rsidRPr="00E27D54">
        <w:rPr>
          <w:rFonts w:eastAsia="Times New Roman"/>
          <w:highlight w:val="yellow"/>
          <w:lang w:val="en-IN" w:eastAsia="ja-JP"/>
          <w:rPrChange w:id="246" w:author="Ibrahim" w:date="2025-07-18T13:47:00Z">
            <w:rPr>
              <w:rFonts w:eastAsia="Times New Roman"/>
              <w:lang w:val="en-IN" w:eastAsia="ja-JP"/>
            </w:rPr>
          </w:rPrChange>
        </w:rPr>
        <w:t xml:space="preserve"> is distributed to both the rows and columns of the well plate.</w:t>
      </w:r>
      <w:ins w:id="247" w:author="Ibrahim" w:date="2025-07-18T13:26:00Z">
        <w:r w:rsidR="00DB5472" w:rsidRPr="00E27D54">
          <w:rPr>
            <w:rFonts w:eastAsia="Times New Roman"/>
            <w:highlight w:val="yellow"/>
            <w:lang w:val="en-IN" w:eastAsia="ja-JP"/>
            <w:rPrChange w:id="248" w:author="Ibrahim" w:date="2025-07-18T13:47:00Z">
              <w:rPr>
                <w:rFonts w:eastAsia="Times New Roman"/>
                <w:lang w:val="en-IN" w:eastAsia="ja-JP"/>
              </w:rPr>
            </w:rPrChange>
          </w:rPr>
          <w:t xml:space="preserve"> Hence, </w:t>
        </w:r>
      </w:ins>
      <w:del w:id="249" w:author="Ibrahim" w:date="2025-07-18T13:26:00Z">
        <w:r w:rsidR="00BE7F1F" w:rsidRPr="00E27D54" w:rsidDel="00DB5472">
          <w:rPr>
            <w:rFonts w:eastAsia="Times New Roman"/>
            <w:highlight w:val="yellow"/>
            <w:lang w:val="en-IN" w:eastAsia="ja-JP"/>
            <w:rPrChange w:id="250" w:author="Ibrahim" w:date="2025-07-18T13:47:00Z">
              <w:rPr>
                <w:rFonts w:eastAsia="Times New Roman"/>
                <w:lang w:val="en-IN" w:eastAsia="ja-JP"/>
              </w:rPr>
            </w:rPrChange>
          </w:rPr>
          <w:delText xml:space="preserve"> This is because </w:delText>
        </w:r>
      </w:del>
      <w:del w:id="251" w:author="Ibrahim" w:date="2025-07-18T13:25:00Z">
        <w:r w:rsidR="00BE7F1F" w:rsidRPr="00E27D54" w:rsidDel="00DB5472">
          <w:rPr>
            <w:rFonts w:eastAsia="Times New Roman"/>
            <w:highlight w:val="yellow"/>
            <w:lang w:val="en-IN" w:eastAsia="ja-JP"/>
            <w:rPrChange w:id="252" w:author="Ibrahim" w:date="2025-07-18T13:47:00Z">
              <w:rPr>
                <w:rFonts w:eastAsia="Times New Roman"/>
                <w:lang w:val="en-IN" w:eastAsia="ja-JP"/>
              </w:rPr>
            </w:rPrChange>
          </w:rPr>
          <w:delText>the distance</w:delText>
        </w:r>
        <w:r w:rsidR="0020223B" w:rsidRPr="00E27D54" w:rsidDel="00DB5472">
          <w:rPr>
            <w:rFonts w:eastAsia="Times New Roman"/>
            <w:highlight w:val="yellow"/>
            <w:lang w:val="en-IN" w:eastAsia="ja-JP"/>
            <w:rPrChange w:id="253" w:author="Ibrahim" w:date="2025-07-18T13:47:00Z">
              <w:rPr>
                <w:rFonts w:eastAsia="Times New Roman"/>
                <w:lang w:val="en-IN" w:eastAsia="ja-JP"/>
              </w:rPr>
            </w:rPrChange>
          </w:rPr>
          <w:delText xml:space="preserve"> </w:delText>
        </w:r>
        <w:r w:rsidR="000D25AD" w:rsidRPr="00E27D54" w:rsidDel="00DB5472">
          <w:rPr>
            <w:rFonts w:eastAsia="Times New Roman"/>
            <w:highlight w:val="yellow"/>
            <w:lang w:val="en-IN" w:eastAsia="ja-JP"/>
            <w:rPrChange w:id="254" w:author="Ibrahim" w:date="2025-07-18T13:47:00Z">
              <w:rPr>
                <w:rFonts w:eastAsia="Times New Roman"/>
                <w:lang w:val="en-IN" w:eastAsia="ja-JP"/>
              </w:rPr>
            </w:rPrChange>
          </w:rPr>
          <w:delText>from the centre of one well to the adjacent well</w:delText>
        </w:r>
      </w:del>
    </w:p>
    <w:p w14:paraId="7832F42F" w14:textId="5A9634C2" w:rsidR="00E71491" w:rsidRDefault="00BE7F1F" w:rsidP="003018EF">
      <w:pPr>
        <w:ind w:firstLine="720"/>
        <w:jc w:val="both"/>
        <w:rPr>
          <w:ins w:id="255" w:author="Ibrahim" w:date="2025-07-18T13:06:00Z"/>
          <w:rFonts w:eastAsia="Times New Roman"/>
          <w:lang w:val="en-IN" w:eastAsia="ja-JP"/>
        </w:rPr>
        <w:pPrChange w:id="256" w:author="Ibrahim" w:date="2025-07-18T13:26:00Z">
          <w:pPr>
            <w:jc w:val="both"/>
          </w:pPr>
        </w:pPrChange>
      </w:pPr>
      <w:del w:id="257" w:author="Ibrahim" w:date="2025-07-18T13:26:00Z">
        <w:r w:rsidRPr="00E27D54" w:rsidDel="00DB5472">
          <w:rPr>
            <w:rFonts w:eastAsia="Times New Roman"/>
            <w:highlight w:val="yellow"/>
            <w:lang w:val="en-IN" w:eastAsia="ja-JP"/>
            <w:rPrChange w:id="258" w:author="Ibrahim" w:date="2025-07-18T13:47:00Z">
              <w:rPr>
                <w:rFonts w:eastAsia="Times New Roman"/>
                <w:lang w:val="en-IN" w:eastAsia="ja-JP"/>
              </w:rPr>
            </w:rPrChange>
          </w:rPr>
          <w:delText xml:space="preserve">is 9mm, so that </w:delText>
        </w:r>
      </w:del>
      <w:r w:rsidRPr="00E27D54">
        <w:rPr>
          <w:rFonts w:eastAsia="Times New Roman"/>
          <w:highlight w:val="yellow"/>
          <w:lang w:val="en-IN" w:eastAsia="ja-JP"/>
          <w:rPrChange w:id="259" w:author="Ibrahim" w:date="2025-07-18T13:47:00Z">
            <w:rPr>
              <w:rFonts w:eastAsia="Times New Roman"/>
              <w:lang w:val="en-IN" w:eastAsia="ja-JP"/>
            </w:rPr>
          </w:rPrChange>
        </w:rPr>
        <w:t>the stage can move in a controlled manner throughout the scanning time, and can efficiently target each well.</w:t>
      </w:r>
      <w:commentRangeEnd w:id="160"/>
      <w:r w:rsidR="000E65AE" w:rsidRPr="00E27D54">
        <w:rPr>
          <w:rStyle w:val="CommentReference"/>
          <w:highlight w:val="yellow"/>
          <w:rPrChange w:id="260" w:author="Ibrahim" w:date="2025-07-18T13:47:00Z">
            <w:rPr>
              <w:rStyle w:val="CommentReference"/>
            </w:rPr>
          </w:rPrChange>
        </w:rPr>
        <w:commentReference w:id="160"/>
      </w:r>
    </w:p>
    <w:p w14:paraId="190BF952" w14:textId="29CA0557" w:rsidR="00B95EA1" w:rsidDel="00B17843" w:rsidRDefault="00B95EA1" w:rsidP="005A21E2">
      <w:pPr>
        <w:jc w:val="both"/>
        <w:rPr>
          <w:del w:id="261" w:author="Ibrahim" w:date="2025-07-18T13:09:00Z"/>
          <w:rFonts w:eastAsia="Times New Roman"/>
          <w:lang w:val="en-IN" w:eastAsia="ja-JP"/>
        </w:rPr>
      </w:pPr>
    </w:p>
    <w:p w14:paraId="6554440C" w14:textId="77777777" w:rsidR="001A75FA" w:rsidRPr="005A21E2" w:rsidRDefault="001A75FA" w:rsidP="005A21E2">
      <w:pPr>
        <w:jc w:val="both"/>
        <w:rPr>
          <w:rFonts w:eastAsia="Times New Roman"/>
          <w:lang w:val="en-IN" w:eastAsia="ja-JP"/>
        </w:rPr>
      </w:pPr>
    </w:p>
    <w:p w14:paraId="76398D00" w14:textId="70EA905B" w:rsidR="00BE7F1F" w:rsidRDefault="008755A2" w:rsidP="00BE7F1F">
      <w:pPr>
        <w:pStyle w:val="Heading3"/>
        <w:numPr>
          <w:ilvl w:val="1"/>
          <w:numId w:val="3"/>
        </w:numPr>
      </w:pPr>
      <w:r>
        <w:t>Synchronizing the</w:t>
      </w:r>
      <w:r w:rsidR="00BE7F1F">
        <w:t xml:space="preserve"> stage control and </w:t>
      </w:r>
      <w:r>
        <w:t xml:space="preserve">automated </w:t>
      </w:r>
      <w:r w:rsidR="00BE7F1F">
        <w:t>OCT acquisition</w:t>
      </w:r>
    </w:p>
    <w:p w14:paraId="2D72832C" w14:textId="77777777" w:rsidR="00A428ED" w:rsidRDefault="00A428ED" w:rsidP="00A428ED"/>
    <w:p w14:paraId="6B4E5316" w14:textId="1FD500D0" w:rsidR="00CA40DC" w:rsidRPr="003F739C" w:rsidRDefault="0095022C" w:rsidP="00886A5E">
      <w:pPr>
        <w:jc w:val="both"/>
      </w:pPr>
      <w:del w:id="262" w:author="Ibrahim" w:date="2025-07-18T14:27:00Z">
        <w:r w:rsidDel="0095022C">
          <w:rPr>
            <w:noProof/>
            <w:lang w:eastAsia="ja-JP"/>
          </w:rPr>
          <mc:AlternateContent>
            <mc:Choice Requires="wps">
              <w:drawing>
                <wp:anchor distT="0" distB="0" distL="114300" distR="114300" simplePos="0" relativeHeight="251651583" behindDoc="0" locked="0" layoutInCell="1" allowOverlap="1" wp14:anchorId="5BF19500" wp14:editId="498CE1A9">
                  <wp:simplePos x="0" y="0"/>
                  <wp:positionH relativeFrom="column">
                    <wp:posOffset>2407021</wp:posOffset>
                  </wp:positionH>
                  <wp:positionV relativeFrom="paragraph">
                    <wp:posOffset>1173404</wp:posOffset>
                  </wp:positionV>
                  <wp:extent cx="2857500" cy="2522220"/>
                  <wp:effectExtent l="0" t="0" r="0" b="0"/>
                  <wp:wrapNone/>
                  <wp:docPr id="766512938" name="Text Box 6"/>
                  <wp:cNvGraphicFramePr/>
                  <a:graphic xmlns:a="http://schemas.openxmlformats.org/drawingml/2006/main">
                    <a:graphicData uri="http://schemas.microsoft.com/office/word/2010/wordprocessingShape">
                      <wps:wsp>
                        <wps:cNvSpPr txBox="1"/>
                        <wps:spPr>
                          <a:xfrm>
                            <a:off x="0" y="0"/>
                            <a:ext cx="2857500" cy="2522220"/>
                          </a:xfrm>
                          <a:prstGeom prst="rect">
                            <a:avLst/>
                          </a:prstGeom>
                          <a:solidFill>
                            <a:schemeClr val="lt1"/>
                          </a:solidFill>
                          <a:ln w="6350">
                            <a:noFill/>
                          </a:ln>
                        </wps:spPr>
                        <wps:txbx>
                          <w:txbxContent>
                            <w:p w14:paraId="7BEE2A66" w14:textId="77777777" w:rsidR="009E1419" w:rsidRDefault="009E14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19500" id="Text Box 6" o:spid="_x0000_s1027" type="#_x0000_t202" style="position:absolute;left:0;text-align:left;margin-left:189.55pt;margin-top:92.4pt;width:225pt;height:198.6pt;z-index:251651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" fillcolor="white [3201]" stroked="f" strokeweight=".5pt">
                  <v:textbox>
                    <w:txbxContent>
                      <w:p w14:paraId="7BEE2A66" w14:textId="77777777" w:rsidR="009E1419" w:rsidRDefault="009E1419"/>
                    </w:txbxContent>
                  </v:textbox>
                </v:shape>
              </w:pict>
            </mc:Fallback>
          </mc:AlternateContent>
        </w:r>
      </w:del>
      <w:r w:rsidR="001A75FA" w:rsidRPr="00A428ED">
        <w:t>The motorized stage</w:t>
      </w:r>
      <w:r w:rsidR="001A75FA">
        <w:t xml:space="preserve">, which is </w:t>
      </w:r>
      <w:r w:rsidR="001A75FA" w:rsidRPr="00A428ED">
        <w:t>controlled via Python, and the OCT system, operated through LabVIEW, were integrated using a TCP</w:t>
      </w:r>
      <w:ins w:id="263" w:author="Ibrahim" w:date="2025-07-18T14:18:00Z">
        <w:r w:rsidR="00886A5E">
          <w:t>/IP</w:t>
        </w:r>
      </w:ins>
      <w:r w:rsidR="001A75FA" w:rsidRPr="00A428ED">
        <w:t xml:space="preserve"> communication protocol</w:t>
      </w:r>
      <w:r w:rsidR="001A75FA">
        <w:t xml:space="preserve"> of LabVIEW</w:t>
      </w:r>
      <w:r w:rsidR="001A75FA" w:rsidRPr="00A428ED">
        <w:t>. This architecture ensure</w:t>
      </w:r>
      <w:r w:rsidR="00AA138C">
        <w:t>s</w:t>
      </w:r>
      <w:r w:rsidR="001A75FA" w:rsidRPr="00A428ED">
        <w:t xml:space="preserve"> coordinated movement of the stage and timely image acquisition without manual intervention. </w:t>
      </w:r>
      <w:r w:rsidR="001A75FA" w:rsidRPr="00513942">
        <w:t>In this setup, the Python script functions as the master</w:t>
      </w:r>
      <w:r w:rsidR="001A75FA">
        <w:t xml:space="preserve"> by </w:t>
      </w:r>
      <w:r w:rsidR="001A75FA" w:rsidRPr="00513942">
        <w:t>sending TCP signals to LabVIEW to trigger OCT image acquisition after positioning the stage at each well. LabVIEW</w:t>
      </w:r>
      <w:r w:rsidR="001A75FA">
        <w:t xml:space="preserve">, </w:t>
      </w:r>
      <w:r w:rsidR="00D4196D">
        <w:t>functioning</w:t>
      </w:r>
      <w:r w:rsidR="001A75FA">
        <w:t xml:space="preserve"> </w:t>
      </w:r>
      <w:r w:rsidR="001A75FA" w:rsidRPr="00513942">
        <w:t>as the acquisition client</w:t>
      </w:r>
      <w:r w:rsidR="001A75FA">
        <w:t>,</w:t>
      </w:r>
      <w:r w:rsidR="001A75FA" w:rsidRPr="00513942">
        <w:t xml:space="preserve"> waits for incoming commands and performs</w:t>
      </w:r>
      <w:r w:rsidR="001A75FA">
        <w:t xml:space="preserve"> </w:t>
      </w:r>
      <w:r w:rsidR="001A75FA" w:rsidRPr="00513942">
        <w:t>acquisition accordingly.</w:t>
      </w:r>
      <w:r w:rsidR="001A75FA">
        <w:t xml:space="preserve"> Once the acquisition</w:t>
      </w:r>
      <w:r w:rsidR="000F14DE">
        <w:t xml:space="preserve"> of one well is completed</w:t>
      </w:r>
      <w:r w:rsidR="001A75FA">
        <w:t>, the Python program</w:t>
      </w:r>
      <w:r w:rsidR="000F14DE">
        <w:t xml:space="preserve"> </w:t>
      </w:r>
      <w:r w:rsidR="001A75FA">
        <w:t>monitor</w:t>
      </w:r>
      <w:r w:rsidR="000F14DE">
        <w:t>s</w:t>
      </w:r>
      <w:ins w:id="264" w:author="Ibrahim" w:date="2025-07-18T14:22:00Z">
        <w:r w:rsidR="00886A5E">
          <w:t xml:space="preserve"> and confirms</w:t>
        </w:r>
      </w:ins>
      <w:r w:rsidR="001A75FA">
        <w:t xml:space="preserve"> the </w:t>
      </w:r>
      <w:ins w:id="265" w:author="Ibrahim" w:date="2025-07-18T14:21:00Z">
        <w:r w:rsidR="00886A5E">
          <w:t>OCT raw data saving</w:t>
        </w:r>
      </w:ins>
      <w:del w:id="266" w:author="Ibrahim" w:date="2025-07-18T14:21:00Z">
        <w:r w:rsidR="001A75FA" w:rsidDel="00886A5E">
          <w:delText xml:space="preserve">file size </w:delText>
        </w:r>
      </w:del>
      <w:del w:id="267" w:author="Ibrahim" w:date="2025-07-18T14:22:00Z">
        <w:r w:rsidR="001A75FA" w:rsidDel="00886A5E">
          <w:delText>until it</w:delText>
        </w:r>
        <w:r w:rsidR="000F14DE" w:rsidDel="00886A5E">
          <w:delText xml:space="preserve"> stabilizes, </w:delText>
        </w:r>
        <w:r w:rsidR="001A75FA" w:rsidDel="00886A5E">
          <w:delText>save the data</w:delText>
        </w:r>
      </w:del>
      <w:r w:rsidR="001A75FA">
        <w:t xml:space="preserve">, and </w:t>
      </w:r>
      <w:r w:rsidR="001B201C">
        <w:t xml:space="preserve">then </w:t>
      </w:r>
      <w:r w:rsidR="001A75FA">
        <w:t>move</w:t>
      </w:r>
      <w:r w:rsidR="001B201C">
        <w:t>s the stage</w:t>
      </w:r>
      <w:r w:rsidR="001A75FA">
        <w:t xml:space="preserve"> to the next well for further acquisition. </w:t>
      </w:r>
      <w:r w:rsidR="00417DD0">
        <w:t xml:space="preserve">In this way, </w:t>
      </w:r>
      <w:r w:rsidR="00417DD0">
        <w:rPr>
          <w:lang w:val="en-GB" w:eastAsia="ja-JP"/>
        </w:rPr>
        <w:t xml:space="preserve">automated sequential imaging of the 96-well plate </w:t>
      </w:r>
      <w:r w:rsidR="00E72FC4">
        <w:rPr>
          <w:lang w:val="en-GB" w:eastAsia="ja-JP"/>
        </w:rPr>
        <w:t>is achieved</w:t>
      </w:r>
      <w:r w:rsidR="00417DD0">
        <w:rPr>
          <w:lang w:val="en-GB" w:eastAsia="ja-JP"/>
        </w:rPr>
        <w:t xml:space="preserve"> and fully eliminates the manual interventions and ensures precise timing between jogging and acquisition</w:t>
      </w:r>
      <w:r w:rsidR="005A21E2">
        <w:rPr>
          <w:lang w:val="en-GB" w:eastAsia="ja-JP"/>
        </w:rPr>
        <w:t>.</w:t>
      </w:r>
    </w:p>
    <w:p w14:paraId="5401E0FA" w14:textId="5B50319C" w:rsidR="005A21E2" w:rsidRDefault="0095022C" w:rsidP="005A21E2">
      <w:pPr>
        <w:jc w:val="both"/>
        <w:rPr>
          <w:lang w:val="en-GB" w:eastAsia="ja-JP"/>
        </w:rPr>
      </w:pPr>
      <w:r>
        <w:rPr>
          <w:noProof/>
          <w:lang w:eastAsia="ja-JP"/>
        </w:rPr>
        <mc:AlternateContent>
          <mc:Choice Requires="wps">
            <w:drawing>
              <wp:anchor distT="0" distB="0" distL="114300" distR="114300" simplePos="0" relativeHeight="251659776" behindDoc="1" locked="0" layoutInCell="1" allowOverlap="1" wp14:anchorId="391B822C" wp14:editId="3CDBD416">
                <wp:simplePos x="0" y="0"/>
                <wp:positionH relativeFrom="margin">
                  <wp:posOffset>3079115</wp:posOffset>
                </wp:positionH>
                <wp:positionV relativeFrom="paragraph">
                  <wp:posOffset>3810</wp:posOffset>
                </wp:positionV>
                <wp:extent cx="2874010" cy="2421255"/>
                <wp:effectExtent l="0" t="0" r="0" b="0"/>
                <wp:wrapSquare wrapText="bothSides"/>
                <wp:docPr id="1612598148" name="TextBox 11"/>
                <wp:cNvGraphicFramePr/>
                <a:graphic xmlns:a="http://schemas.openxmlformats.org/drawingml/2006/main">
                  <a:graphicData uri="http://schemas.microsoft.com/office/word/2010/wordprocessingShape">
                    <wps:wsp>
                      <wps:cNvSpPr txBox="1"/>
                      <wps:spPr>
                        <a:xfrm>
                          <a:off x="0" y="0"/>
                          <a:ext cx="2874010" cy="2421255"/>
                        </a:xfrm>
                        <a:prstGeom prst="rect">
                          <a:avLst/>
                        </a:prstGeom>
                        <a:noFill/>
                      </wps:spPr>
                      <wps:txbx>
                        <w:txbxContent>
                          <w:p w14:paraId="69421053" w14:textId="62DDFBDD" w:rsidR="009E1419" w:rsidRDefault="009E1419" w:rsidP="0095022C">
                            <w:pPr>
                              <w:pStyle w:val="Subtitles"/>
                              <w:ind w:left="0"/>
                              <w:rPr>
                                <w:ins w:id="268" w:author="Ibrahim" w:date="2025-07-18T14:27:00Z"/>
                              </w:rPr>
                              <w:pPrChange w:id="269" w:author="Ibrahim" w:date="2025-07-18T14:28:00Z">
                                <w:pPr>
                                  <w:pStyle w:val="Subtitles"/>
                                  <w:jc w:val="both"/>
                                </w:pPr>
                              </w:pPrChange>
                            </w:pPr>
                            <w:ins w:id="270" w:author="Ibrahim" w:date="2025-07-18T14:28:00Z">
                              <w:r>
                                <w:rPr>
                                  <w:noProof/>
                                  <w:lang w:eastAsia="ja-JP"/>
                                </w:rPr>
                                <w:drawing>
                                  <wp:inline distT="0" distB="0" distL="0" distR="0" wp14:anchorId="79142D6A" wp14:editId="12D99E9A">
                                    <wp:extent cx="2691130" cy="1818640"/>
                                    <wp:effectExtent l="0" t="0" r="0" b="0"/>
                                    <wp:docPr id="712756401" name="Picture 447222263"/>
                                    <wp:cNvGraphicFramePr/>
                                    <a:graphic xmlns:a="http://schemas.openxmlformats.org/drawingml/2006/main">
                                      <a:graphicData uri="http://schemas.openxmlformats.org/drawingml/2006/picture">
                                        <pic:pic xmlns:pic="http://schemas.openxmlformats.org/drawingml/2006/picture">
                                          <pic:nvPicPr>
                                            <pic:cNvPr id="2108886301" name="Picture 447222263"/>
                                            <pic:cNvPicPr/>
                                          </pic:nvPicPr>
                                          <pic:blipFill rotWithShape="1">
                                            <a:blip r:embed="rId16">
                                              <a:extLst>
                                                <a:ext uri="{28A0092B-C50C-407E-A947-70E740481C1C}">
                                                  <a14:useLocalDpi xmlns:a14="http://schemas.microsoft.com/office/drawing/2010/main" val="0"/>
                                                </a:ext>
                                              </a:extLst>
                                            </a:blip>
                                            <a:srcRect l="22756" t="24279" r="28205" b="16815"/>
                                            <a:stretch>
                                              <a:fillRect/>
                                            </a:stretch>
                                          </pic:blipFill>
                                          <pic:spPr bwMode="auto">
                                            <a:xfrm>
                                              <a:off x="0" y="0"/>
                                              <a:ext cx="2691130" cy="1818640"/>
                                            </a:xfrm>
                                            <a:prstGeom prst="rect">
                                              <a:avLst/>
                                            </a:prstGeom>
                                            <a:ln>
                                              <a:noFill/>
                                            </a:ln>
                                            <a:extLst>
                                              <a:ext uri="{53640926-AAD7-44D8-BBD7-CCE9431645EC}">
                                                <a14:shadowObscured xmlns:a14="http://schemas.microsoft.com/office/drawing/2010/main"/>
                                              </a:ext>
                                            </a:extLst>
                                          </pic:spPr>
                                        </pic:pic>
                                      </a:graphicData>
                                    </a:graphic>
                                  </wp:inline>
                                </w:drawing>
                              </w:r>
                            </w:ins>
                          </w:p>
                          <w:p w14:paraId="71485FE4" w14:textId="36B8C3F3" w:rsidR="009E1419" w:rsidRPr="00CA40DC" w:rsidRDefault="009E1419" w:rsidP="0095022C">
                            <w:pPr>
                              <w:pStyle w:val="Subtitles"/>
                              <w:ind w:left="0"/>
                              <w:jc w:val="both"/>
                              <w:pPrChange w:id="271" w:author="Ibrahim" w:date="2025-07-18T14:27:00Z">
                                <w:pPr>
                                  <w:pStyle w:val="Subtitles"/>
                                  <w:jc w:val="both"/>
                                </w:pPr>
                              </w:pPrChange>
                            </w:pPr>
                            <w:r>
                              <w:t>Fig 2</w:t>
                            </w:r>
                            <w:r>
                              <w:rPr>
                                <w:lang w:val="en-GB"/>
                              </w:rPr>
                              <w:t xml:space="preserve">: </w:t>
                            </w:r>
                            <w:r w:rsidRPr="00CA40DC">
                              <w:t>Schematic of a standard 96-well plate with position coordinates and highlighted the raster well-visiting pattern followed by the XY-stage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91B822C" id="TextBox 11" o:spid="_x0000_s1028" type="#_x0000_t202" style="position:absolute;left:0;text-align:left;margin-left:242.45pt;margin-top:.3pt;width:226.3pt;height:190.6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" filled="f" stroked="f">
                <v:textbox>
                  <w:txbxContent>
                    <w:p w14:paraId="69421053" w14:textId="62DDFBDD" w:rsidR="009E1419" w:rsidRDefault="009E1419" w:rsidP="0095022C">
                      <w:pPr>
                        <w:pStyle w:val="Subtitles"/>
                        <w:ind w:left="0"/>
                        <w:rPr>
                          <w:ins w:id="272" w:author="Ibrahim" w:date="2025-07-18T14:27:00Z"/>
                        </w:rPr>
                        <w:pPrChange w:id="273" w:author="Ibrahim" w:date="2025-07-18T14:28:00Z">
                          <w:pPr>
                            <w:pStyle w:val="Subtitles"/>
                            <w:jc w:val="both"/>
                          </w:pPr>
                        </w:pPrChange>
                      </w:pPr>
                      <w:ins w:id="274" w:author="Ibrahim" w:date="2025-07-18T14:28:00Z">
                        <w:r>
                          <w:rPr>
                            <w:noProof/>
                            <w:lang w:eastAsia="ja-JP"/>
                          </w:rPr>
                          <w:drawing>
                            <wp:inline distT="0" distB="0" distL="0" distR="0" wp14:anchorId="79142D6A" wp14:editId="12D99E9A">
                              <wp:extent cx="2691130" cy="1818640"/>
                              <wp:effectExtent l="0" t="0" r="0" b="0"/>
                              <wp:docPr id="712756401" name="Picture 447222263"/>
                              <wp:cNvGraphicFramePr/>
                              <a:graphic xmlns:a="http://schemas.openxmlformats.org/drawingml/2006/main">
                                <a:graphicData uri="http://schemas.openxmlformats.org/drawingml/2006/picture">
                                  <pic:pic xmlns:pic="http://schemas.openxmlformats.org/drawingml/2006/picture">
                                    <pic:nvPicPr>
                                      <pic:cNvPr id="2108886301" name="Picture 447222263"/>
                                      <pic:cNvPicPr/>
                                    </pic:nvPicPr>
                                    <pic:blipFill rotWithShape="1">
                                      <a:blip r:embed="rId16">
                                        <a:extLst>
                                          <a:ext uri="{28A0092B-C50C-407E-A947-70E740481C1C}">
                                            <a14:useLocalDpi xmlns:a14="http://schemas.microsoft.com/office/drawing/2010/main" val="0"/>
                                          </a:ext>
                                        </a:extLst>
                                      </a:blip>
                                      <a:srcRect l="22756" t="24279" r="28205" b="16815"/>
                                      <a:stretch>
                                        <a:fillRect/>
                                      </a:stretch>
                                    </pic:blipFill>
                                    <pic:spPr bwMode="auto">
                                      <a:xfrm>
                                        <a:off x="0" y="0"/>
                                        <a:ext cx="2691130" cy="1818640"/>
                                      </a:xfrm>
                                      <a:prstGeom prst="rect">
                                        <a:avLst/>
                                      </a:prstGeom>
                                      <a:ln>
                                        <a:noFill/>
                                      </a:ln>
                                      <a:extLst>
                                        <a:ext uri="{53640926-AAD7-44D8-BBD7-CCE9431645EC}">
                                          <a14:shadowObscured xmlns:a14="http://schemas.microsoft.com/office/drawing/2010/main"/>
                                        </a:ext>
                                      </a:extLst>
                                    </pic:spPr>
                                  </pic:pic>
                                </a:graphicData>
                              </a:graphic>
                            </wp:inline>
                          </w:drawing>
                        </w:r>
                      </w:ins>
                    </w:p>
                    <w:p w14:paraId="71485FE4" w14:textId="36B8C3F3" w:rsidR="009E1419" w:rsidRPr="00CA40DC" w:rsidRDefault="009E1419" w:rsidP="0095022C">
                      <w:pPr>
                        <w:pStyle w:val="Subtitles"/>
                        <w:ind w:left="0"/>
                        <w:jc w:val="both"/>
                        <w:pPrChange w:id="275" w:author="Ibrahim" w:date="2025-07-18T14:27:00Z">
                          <w:pPr>
                            <w:pStyle w:val="Subtitles"/>
                            <w:jc w:val="both"/>
                          </w:pPr>
                        </w:pPrChange>
                      </w:pPr>
                      <w:r>
                        <w:t>Fig 2</w:t>
                      </w:r>
                      <w:r>
                        <w:rPr>
                          <w:lang w:val="en-GB"/>
                        </w:rPr>
                        <w:t xml:space="preserve">: </w:t>
                      </w:r>
                      <w:r w:rsidRPr="00CA40DC">
                        <w:t>Schematic of a standard 96-well plate with position coordinates and highlighted the raster well-visiting pattern followed by the XY-stage</w:t>
                      </w:r>
                    </w:p>
                  </w:txbxContent>
                </v:textbox>
                <w10:wrap type="square" anchorx="margin"/>
              </v:shape>
            </w:pict>
          </mc:Fallback>
        </mc:AlternateContent>
      </w:r>
    </w:p>
    <w:p w14:paraId="3C88A94A" w14:textId="098EE4D2" w:rsidR="00CA40DC" w:rsidRDefault="0095022C" w:rsidP="00876A80">
      <w:pPr>
        <w:pStyle w:val="Heading3"/>
        <w:numPr>
          <w:ilvl w:val="1"/>
          <w:numId w:val="3"/>
        </w:numPr>
        <w:rPr>
          <w:lang w:val="en-GB" w:eastAsia="ja-JP"/>
        </w:rPr>
      </w:pPr>
      <w:del w:id="276" w:author="Ibrahim" w:date="2025-07-18T14:24:00Z">
        <w:r w:rsidDel="0095022C">
          <w:rPr>
            <w:noProof/>
            <w:lang w:eastAsia="ja-JP"/>
          </w:rPr>
          <w:drawing>
            <wp:anchor distT="0" distB="0" distL="114300" distR="114300" simplePos="0" relativeHeight="251657728" behindDoc="0" locked="0" layoutInCell="1" allowOverlap="1" wp14:anchorId="15B5EFE7" wp14:editId="64107386">
              <wp:simplePos x="0" y="0"/>
              <wp:positionH relativeFrom="column">
                <wp:posOffset>3376930</wp:posOffset>
              </wp:positionH>
              <wp:positionV relativeFrom="paragraph">
                <wp:posOffset>83820</wp:posOffset>
              </wp:positionV>
              <wp:extent cx="2762250" cy="1866900"/>
              <wp:effectExtent l="0" t="0" r="0" b="0"/>
              <wp:wrapTight wrapText="bothSides">
                <wp:wrapPolygon edited="0">
                  <wp:start x="0" y="0"/>
                  <wp:lineTo x="0" y="21380"/>
                  <wp:lineTo x="21451" y="21380"/>
                  <wp:lineTo x="21451" y="0"/>
                  <wp:lineTo x="0" y="0"/>
                </wp:wrapPolygon>
              </wp:wrapTight>
              <wp:docPr id="2108886301" name="Picture 44722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6301" name="Picture 447222263"/>
                      <pic:cNvPicPr>
                        <a:picLocks noChangeAspect="1"/>
                      </pic:cNvPicPr>
                    </pic:nvPicPr>
                    <pic:blipFill rotWithShape="1">
                      <a:blip r:embed="rId16">
                        <a:extLst>
                          <a:ext uri="{28A0092B-C50C-407E-A947-70E740481C1C}">
                            <a14:useLocalDpi xmlns:a14="http://schemas.microsoft.com/office/drawing/2010/main" val="0"/>
                          </a:ext>
                        </a:extLst>
                      </a:blip>
                      <a:srcRect l="22756" t="24279" r="28205" b="16815"/>
                      <a:stretch>
                        <a:fillRect/>
                      </a:stretch>
                    </pic:blipFill>
                    <pic:spPr bwMode="auto">
                      <a:xfrm>
                        <a:off x="0" y="0"/>
                        <a:ext cx="276225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r w:rsidR="00E97848">
        <w:rPr>
          <w:lang w:val="en-GB" w:eastAsia="ja-JP"/>
        </w:rPr>
        <w:t>Sample</w:t>
      </w:r>
      <w:r w:rsidR="00676751">
        <w:rPr>
          <w:lang w:val="en-GB" w:eastAsia="ja-JP"/>
        </w:rPr>
        <w:t xml:space="preserve"> preparation</w:t>
      </w:r>
      <w:r w:rsidR="00E97848">
        <w:rPr>
          <w:lang w:val="en-GB" w:eastAsia="ja-JP"/>
        </w:rPr>
        <w:t xml:space="preserve"> and</w:t>
      </w:r>
      <w:ins w:id="277" w:author="Ibrahim" w:date="2025-07-18T14:29:00Z">
        <w:r w:rsidR="00876A80">
          <w:rPr>
            <w:lang w:val="en-GB" w:eastAsia="ja-JP"/>
          </w:rPr>
          <w:t xml:space="preserve"> </w:t>
        </w:r>
      </w:ins>
      <w:del w:id="278" w:author="Ibrahim" w:date="2025-07-18T14:29:00Z">
        <w:r w:rsidR="00E97848" w:rsidDel="00876A80">
          <w:rPr>
            <w:lang w:val="en-GB" w:eastAsia="ja-JP"/>
          </w:rPr>
          <w:delText xml:space="preserve"> v</w:delText>
        </w:r>
        <w:r w:rsidR="00CA40DC" w:rsidDel="00876A80">
          <w:rPr>
            <w:lang w:val="en-GB" w:eastAsia="ja-JP"/>
          </w:rPr>
          <w:delText>alidation study</w:delText>
        </w:r>
      </w:del>
      <w:ins w:id="279" w:author="Ibrahim" w:date="2025-07-18T14:29:00Z">
        <w:r w:rsidR="00876A80">
          <w:rPr>
            <w:lang w:val="en-GB" w:eastAsia="ja-JP"/>
          </w:rPr>
          <w:t>scanning protocol</w:t>
        </w:r>
      </w:ins>
    </w:p>
    <w:p w14:paraId="2E9A56A0" w14:textId="1712AFAF" w:rsidR="00CA40DC" w:rsidRDefault="00CA40DC" w:rsidP="00CA40DC">
      <w:pPr>
        <w:rPr>
          <w:lang w:val="en-GB" w:eastAsia="ja-JP"/>
        </w:rPr>
      </w:pPr>
    </w:p>
    <w:p w14:paraId="6527DF72" w14:textId="5C2362A0" w:rsidR="00530AAC" w:rsidRPr="001618EC" w:rsidDel="001618EC" w:rsidRDefault="00CA40DC" w:rsidP="00B538E9">
      <w:pPr>
        <w:jc w:val="both"/>
        <w:rPr>
          <w:del w:id="280" w:author="Ibrahim" w:date="2025-07-18T14:41:00Z"/>
          <w:lang w:val="en-IN" w:eastAsia="ja-JP"/>
          <w:rPrChange w:id="281" w:author="Ibrahim" w:date="2025-07-18T14:34:00Z">
            <w:rPr>
              <w:del w:id="282" w:author="Ibrahim" w:date="2025-07-18T14:41:00Z"/>
              <w:noProof/>
            </w:rPr>
          </w:rPrChange>
        </w:rPr>
      </w:pPr>
      <w:r>
        <w:rPr>
          <w:lang w:val="en-GB" w:eastAsia="ja-JP"/>
        </w:rPr>
        <w:t>The operation of ASTS is validated by imaging 15 MCF-7 spheroid samples</w:t>
      </w:r>
      <w:r w:rsidR="008B70E0">
        <w:rPr>
          <w:lang w:val="en-GB" w:eastAsia="ja-JP"/>
        </w:rPr>
        <w:t xml:space="preserve"> having a size of </w:t>
      </w:r>
      <w:ins w:id="283" w:author="Ibrahim" w:date="2025-07-18T14:29:00Z">
        <w:r w:rsidR="00E1503F">
          <w:rPr>
            <w:lang w:val="en-GB" w:eastAsia="ja-JP"/>
          </w:rPr>
          <w:t xml:space="preserve">approximately </w:t>
        </w:r>
      </w:ins>
      <w:r w:rsidR="008B70E0">
        <w:rPr>
          <w:lang w:val="en-GB" w:eastAsia="ja-JP"/>
        </w:rPr>
        <w:t>500 μm</w:t>
      </w:r>
      <w:r>
        <w:rPr>
          <w:lang w:val="en-GB" w:eastAsia="ja-JP"/>
        </w:rPr>
        <w:t xml:space="preserve">. </w:t>
      </w:r>
      <w:ins w:id="284" w:author="Ibrahim" w:date="2025-07-18T14:30:00Z">
        <w:r w:rsidR="00E1503F" w:rsidRPr="00E97848">
          <w:rPr>
            <w:lang w:val="en-IN" w:eastAsia="ja-JP"/>
          </w:rPr>
          <w:t xml:space="preserve">1,000 </w:t>
        </w:r>
      </w:ins>
      <w:del w:id="285" w:author="Ibrahim" w:date="2025-07-18T14:30:00Z">
        <w:r w:rsidR="00E97848" w:rsidRPr="00E97848" w:rsidDel="00E1503F">
          <w:rPr>
            <w:lang w:val="en-IN" w:eastAsia="ja-JP"/>
          </w:rPr>
          <w:delText xml:space="preserve">Human </w:delText>
        </w:r>
      </w:del>
      <w:ins w:id="286" w:author="Ibrahim" w:date="2025-07-18T14:30:00Z">
        <w:r w:rsidR="00E1503F">
          <w:rPr>
            <w:lang w:val="en-IN" w:eastAsia="ja-JP"/>
          </w:rPr>
          <w:t>h</w:t>
        </w:r>
        <w:r w:rsidR="00E1503F" w:rsidRPr="00E97848">
          <w:rPr>
            <w:lang w:val="en-IN" w:eastAsia="ja-JP"/>
          </w:rPr>
          <w:t xml:space="preserve">uman </w:t>
        </w:r>
      </w:ins>
      <w:r w:rsidR="00E97848" w:rsidRPr="00E97848">
        <w:rPr>
          <w:lang w:val="en-IN" w:eastAsia="ja-JP"/>
        </w:rPr>
        <w:t>breast</w:t>
      </w:r>
      <w:ins w:id="287" w:author="Ibrahim" w:date="2025-07-18T14:30:00Z">
        <w:r w:rsidR="00E1503F">
          <w:rPr>
            <w:lang w:val="en-IN" w:eastAsia="ja-JP"/>
          </w:rPr>
          <w:t xml:space="preserve"> cancer</w:t>
        </w:r>
      </w:ins>
      <w:del w:id="288" w:author="Ibrahim" w:date="2025-07-18T14:30:00Z">
        <w:r w:rsidR="00E97848" w:rsidRPr="00E97848" w:rsidDel="00E1503F">
          <w:rPr>
            <w:lang w:val="en-IN" w:eastAsia="ja-JP"/>
          </w:rPr>
          <w:delText>-derived</w:delText>
        </w:r>
      </w:del>
      <w:r w:rsidR="00E97848" w:rsidRPr="00E97848">
        <w:rPr>
          <w:lang w:val="en-IN" w:eastAsia="ja-JP"/>
        </w:rPr>
        <w:t xml:space="preserve"> </w:t>
      </w:r>
      <w:del w:id="289" w:author="Ibrahim" w:date="2025-07-18T14:30:00Z">
        <w:r w:rsidR="00E97848" w:rsidRPr="00E97848" w:rsidDel="00E1503F">
          <w:rPr>
            <w:lang w:val="en-IN" w:eastAsia="ja-JP"/>
          </w:rPr>
          <w:delText xml:space="preserve">tumor </w:delText>
        </w:r>
      </w:del>
      <w:r w:rsidR="00E97848" w:rsidRPr="00E97848">
        <w:rPr>
          <w:lang w:val="en-IN" w:eastAsia="ja-JP"/>
        </w:rPr>
        <w:t>cells</w:t>
      </w:r>
      <w:ins w:id="290" w:author="Ibrahim" w:date="2025-07-18T14:30:00Z">
        <w:r w:rsidR="00E1503F">
          <w:rPr>
            <w:lang w:val="en-IN" w:eastAsia="ja-JP"/>
          </w:rPr>
          <w:t xml:space="preserve"> (</w:t>
        </w:r>
      </w:ins>
      <w:ins w:id="291" w:author="Ibrahim" w:date="2025-07-18T14:31:00Z">
        <w:r w:rsidR="00E1503F">
          <w:rPr>
            <w:lang w:val="en-IN" w:eastAsia="ja-JP"/>
          </w:rPr>
          <w:t>MCF-7 cell-line</w:t>
        </w:r>
      </w:ins>
      <w:ins w:id="292" w:author="Ibrahim" w:date="2025-07-18T14:30:00Z">
        <w:r w:rsidR="00E1503F">
          <w:rPr>
            <w:lang w:val="en-IN" w:eastAsia="ja-JP"/>
          </w:rPr>
          <w:t>)</w:t>
        </w:r>
      </w:ins>
      <w:ins w:id="293" w:author="Ibrahim" w:date="2025-07-18T14:31:00Z">
        <w:r w:rsidR="00E1503F">
          <w:rPr>
            <w:lang w:val="en-IN" w:eastAsia="ja-JP"/>
          </w:rPr>
          <w:t xml:space="preserve"> were seeded </w:t>
        </w:r>
      </w:ins>
      <w:ins w:id="294" w:author="Ibrahim" w:date="2025-07-18T14:32:00Z">
        <w:r w:rsidR="00877B51">
          <w:rPr>
            <w:lang w:val="en-IN" w:eastAsia="ja-JP"/>
          </w:rPr>
          <w:t>in</w:t>
        </w:r>
      </w:ins>
      <w:ins w:id="295" w:author="Ibrahim" w:date="2025-07-18T14:31:00Z">
        <w:r w:rsidR="00E1503F">
          <w:rPr>
            <w:lang w:val="en-IN" w:eastAsia="ja-JP"/>
          </w:rPr>
          <w:t xml:space="preserve"> </w:t>
        </w:r>
      </w:ins>
      <w:ins w:id="296" w:author="Ibrahim" w:date="2025-07-18T14:35:00Z">
        <w:r w:rsidR="001618EC">
          <w:rPr>
            <w:lang w:val="en-IN" w:eastAsia="ja-JP"/>
          </w:rPr>
          <w:t xml:space="preserve">15 </w:t>
        </w:r>
      </w:ins>
      <w:ins w:id="297" w:author="Ibrahim" w:date="2025-07-18T14:31:00Z">
        <w:r w:rsidR="00E1503F">
          <w:rPr>
            <w:lang w:val="en-IN" w:eastAsia="ja-JP"/>
          </w:rPr>
          <w:t>well</w:t>
        </w:r>
      </w:ins>
      <w:ins w:id="298" w:author="Ibrahim" w:date="2025-07-18T14:35:00Z">
        <w:r w:rsidR="001618EC">
          <w:rPr>
            <w:lang w:val="en-IN" w:eastAsia="ja-JP"/>
          </w:rPr>
          <w:t>s</w:t>
        </w:r>
      </w:ins>
      <w:ins w:id="299" w:author="Ibrahim" w:date="2025-07-18T14:36:00Z">
        <w:r w:rsidR="001618EC">
          <w:rPr>
            <w:lang w:val="en-IN" w:eastAsia="ja-JP"/>
          </w:rPr>
          <w:t xml:space="preserve"> (as highlighted in Fig. 2)</w:t>
        </w:r>
      </w:ins>
      <w:ins w:id="300" w:author="Ibrahim" w:date="2025-07-18T14:31:00Z">
        <w:r w:rsidR="00E1503F">
          <w:rPr>
            <w:lang w:val="en-IN" w:eastAsia="ja-JP"/>
          </w:rPr>
          <w:t xml:space="preserve"> of</w:t>
        </w:r>
        <w:r w:rsidR="009D20FB">
          <w:rPr>
            <w:lang w:val="en-IN" w:eastAsia="ja-JP"/>
          </w:rPr>
          <w:t xml:space="preserve"> </w:t>
        </w:r>
      </w:ins>
      <w:ins w:id="301" w:author="Ibrahim" w:date="2025-07-18T15:26:00Z">
        <w:r w:rsidR="00B731B5">
          <w:rPr>
            <w:lang w:val="en-IN" w:eastAsia="ja-JP"/>
          </w:rPr>
          <w:t xml:space="preserve">a </w:t>
        </w:r>
      </w:ins>
      <w:ins w:id="302" w:author="Ibrahim" w:date="2025-07-18T15:25:00Z">
        <w:r w:rsidR="00B731B5">
          <w:rPr>
            <w:lang w:val="en-IN" w:eastAsia="ja-JP"/>
          </w:rPr>
          <w:t xml:space="preserve">U-shaped </w:t>
        </w:r>
      </w:ins>
      <w:del w:id="303" w:author="Ibrahim" w:date="2025-07-18T14:31:00Z">
        <w:r w:rsidR="00E97848" w:rsidRPr="00E97848" w:rsidDel="009D20FB">
          <w:rPr>
            <w:lang w:val="en-IN" w:eastAsia="ja-JP"/>
          </w:rPr>
          <w:delText xml:space="preserve"> </w:delText>
        </w:r>
        <w:r w:rsidR="00E97848" w:rsidRPr="00E97848" w:rsidDel="00E1503F">
          <w:rPr>
            <w:lang w:val="en-IN" w:eastAsia="ja-JP"/>
          </w:rPr>
          <w:delText xml:space="preserve">have been seeded in </w:delText>
        </w:r>
      </w:del>
      <w:del w:id="304" w:author="Ibrahim" w:date="2025-07-18T15:26:00Z">
        <w:r w:rsidR="00E97848" w:rsidDel="00B731B5">
          <w:rPr>
            <w:lang w:val="en-IN" w:eastAsia="ja-JP"/>
          </w:rPr>
          <w:delText xml:space="preserve">a </w:delText>
        </w:r>
      </w:del>
      <w:ins w:id="305" w:author="Ibrahim" w:date="2025-07-18T15:26:00Z">
        <w:r w:rsidR="00B731B5">
          <w:rPr>
            <w:lang w:val="en-IN" w:eastAsia="ja-JP"/>
          </w:rPr>
          <w:t xml:space="preserve">bottom </w:t>
        </w:r>
      </w:ins>
      <w:ins w:id="306" w:author="Ibrahim" w:date="2025-07-18T14:31:00Z">
        <w:r w:rsidR="00877B51" w:rsidRPr="00E97848">
          <w:rPr>
            <w:lang w:val="en-IN" w:eastAsia="ja-JP"/>
          </w:rPr>
          <w:t xml:space="preserve">ultra-low </w:t>
        </w:r>
        <w:r w:rsidR="00877B51">
          <w:rPr>
            <w:lang w:val="en-IN" w:eastAsia="ja-JP"/>
          </w:rPr>
          <w:t xml:space="preserve">attachment </w:t>
        </w:r>
      </w:ins>
      <w:r w:rsidR="00E97848" w:rsidRPr="00E97848">
        <w:rPr>
          <w:lang w:val="en-IN" w:eastAsia="ja-JP"/>
        </w:rPr>
        <w:t xml:space="preserve">96-well </w:t>
      </w:r>
      <w:del w:id="307" w:author="Ibrahim" w:date="2025-07-18T14:31:00Z">
        <w:r w:rsidR="00E97848" w:rsidRPr="00E97848" w:rsidDel="00877B51">
          <w:rPr>
            <w:lang w:val="en-IN" w:eastAsia="ja-JP"/>
          </w:rPr>
          <w:delText xml:space="preserve">ultra-low </w:delText>
        </w:r>
        <w:r w:rsidR="00E97848" w:rsidDel="00877B51">
          <w:rPr>
            <w:lang w:val="en-IN" w:eastAsia="ja-JP"/>
          </w:rPr>
          <w:delText xml:space="preserve">attachment </w:delText>
        </w:r>
      </w:del>
      <w:r w:rsidR="00E97848">
        <w:rPr>
          <w:lang w:val="en-IN" w:eastAsia="ja-JP"/>
        </w:rPr>
        <w:t>plate</w:t>
      </w:r>
      <w:r w:rsidR="00E97848" w:rsidRPr="00E97848">
        <w:rPr>
          <w:lang w:val="en-IN" w:eastAsia="ja-JP"/>
        </w:rPr>
        <w:t xml:space="preserve"> to form </w:t>
      </w:r>
      <w:del w:id="308" w:author="Ibrahim" w:date="2025-07-18T14:32:00Z">
        <w:r w:rsidR="00E97848" w:rsidRPr="00E97848" w:rsidDel="00EF3C5C">
          <w:rPr>
            <w:lang w:val="en-IN" w:eastAsia="ja-JP"/>
          </w:rPr>
          <w:delText>the tumor</w:delText>
        </w:r>
      </w:del>
      <w:ins w:id="309" w:author="Ibrahim" w:date="2025-07-18T14:32:00Z">
        <w:r w:rsidR="00EF3C5C">
          <w:rPr>
            <w:lang w:val="en-IN" w:eastAsia="ja-JP"/>
          </w:rPr>
          <w:t>one</w:t>
        </w:r>
      </w:ins>
      <w:r w:rsidR="00E97848" w:rsidRPr="00E97848">
        <w:rPr>
          <w:lang w:val="en-IN" w:eastAsia="ja-JP"/>
        </w:rPr>
        <w:t xml:space="preserve"> spheroi</w:t>
      </w:r>
      <w:ins w:id="310" w:author="Ibrahim" w:date="2025-07-18T14:35:00Z">
        <w:r w:rsidR="001618EC">
          <w:rPr>
            <w:lang w:val="en-IN" w:eastAsia="ja-JP"/>
          </w:rPr>
          <w:t>d</w:t>
        </w:r>
      </w:ins>
      <w:del w:id="311" w:author="Ibrahim" w:date="2025-07-18T14:35:00Z">
        <w:r w:rsidR="00E97848" w:rsidRPr="00E97848" w:rsidDel="001618EC">
          <w:rPr>
            <w:lang w:val="en-IN" w:eastAsia="ja-JP"/>
          </w:rPr>
          <w:delText>d</w:delText>
        </w:r>
        <w:r w:rsidR="00530AAC" w:rsidDel="001618EC">
          <w:rPr>
            <w:lang w:val="en-IN" w:eastAsia="ja-JP"/>
          </w:rPr>
          <w:delText xml:space="preserve"> </w:delText>
        </w:r>
        <w:r w:rsidR="00530AAC" w:rsidDel="001618EC">
          <w:rPr>
            <w:rFonts w:hint="eastAsia"/>
            <w:lang w:eastAsia="ja-JP"/>
          </w:rPr>
          <w:delText>[</w:delText>
        </w:r>
        <w:r w:rsidR="00B97DB7" w:rsidDel="001618EC">
          <w:rPr>
            <w:lang w:eastAsia="ja-JP"/>
          </w:rPr>
          <w:delText>4</w:delText>
        </w:r>
        <w:r w:rsidR="00530AAC" w:rsidDel="001618EC">
          <w:rPr>
            <w:rFonts w:hint="eastAsia"/>
            <w:lang w:eastAsia="ja-JP"/>
          </w:rPr>
          <w:delText>]</w:delText>
        </w:r>
      </w:del>
      <w:del w:id="312" w:author="Ibrahim" w:date="2025-07-18T14:32:00Z">
        <w:r w:rsidR="00E97848" w:rsidRPr="00E97848" w:rsidDel="009E6D83">
          <w:rPr>
            <w:lang w:val="en-IN" w:eastAsia="ja-JP"/>
          </w:rPr>
          <w:delText xml:space="preserve">. </w:delText>
        </w:r>
      </w:del>
      <w:del w:id="313" w:author="Ibrahim" w:date="2025-07-18T14:30:00Z">
        <w:r w:rsidR="00E97848" w:rsidRPr="00E97848" w:rsidDel="00E1503F">
          <w:rPr>
            <w:lang w:val="en-IN" w:eastAsia="ja-JP"/>
          </w:rPr>
          <w:delText xml:space="preserve">1,000 </w:delText>
        </w:r>
      </w:del>
      <w:del w:id="314" w:author="Ibrahim" w:date="2025-07-18T14:32:00Z">
        <w:r w:rsidR="00E97848" w:rsidRPr="00E97848" w:rsidDel="009E6D83">
          <w:rPr>
            <w:lang w:val="en-IN" w:eastAsia="ja-JP"/>
          </w:rPr>
          <w:delText>cells per well were cultured to form the 3D tumor</w:delText>
        </w:r>
        <w:r w:rsidR="00E97848" w:rsidDel="009E6D83">
          <w:rPr>
            <w:lang w:val="en-IN" w:eastAsia="ja-JP"/>
          </w:rPr>
          <w:delText xml:space="preserve"> </w:delText>
        </w:r>
        <w:r w:rsidR="00E97848" w:rsidRPr="00E97848" w:rsidDel="009E6D83">
          <w:rPr>
            <w:lang w:val="en-IN" w:eastAsia="ja-JP"/>
          </w:rPr>
          <w:delText>spheroid</w:delText>
        </w:r>
      </w:del>
      <w:r w:rsidR="00E97848" w:rsidRPr="00E97848">
        <w:rPr>
          <w:lang w:val="en-IN" w:eastAsia="ja-JP"/>
        </w:rPr>
        <w:t>.</w:t>
      </w:r>
      <w:ins w:id="315" w:author="Ibrahim" w:date="2025-07-18T14:36:00Z">
        <w:r w:rsidR="001618EC">
          <w:rPr>
            <w:lang w:val="en-IN" w:eastAsia="ja-JP"/>
          </w:rPr>
          <w:t xml:space="preserve"> </w:t>
        </w:r>
      </w:ins>
      <w:del w:id="316" w:author="Ibrahim" w:date="2025-07-18T14:36:00Z">
        <w:r w:rsidR="00E97848" w:rsidDel="001618EC">
          <w:rPr>
            <w:lang w:val="en-IN" w:eastAsia="ja-JP"/>
          </w:rPr>
          <w:delText xml:space="preserve"> </w:delText>
        </w:r>
      </w:del>
      <w:ins w:id="317" w:author="Ibrahim" w:date="2025-07-18T14:33:00Z">
        <w:r w:rsidR="001618EC">
          <w:rPr>
            <w:lang w:val="en-IN" w:eastAsia="ja-JP"/>
          </w:rPr>
          <w:t>After 6 days of</w:t>
        </w:r>
      </w:ins>
      <w:ins w:id="318" w:author="Ibrahim" w:date="2025-07-18T14:35:00Z">
        <w:r w:rsidR="001618EC">
          <w:rPr>
            <w:lang w:val="en-IN" w:eastAsia="ja-JP"/>
          </w:rPr>
          <w:t xml:space="preserve"> </w:t>
        </w:r>
      </w:ins>
      <w:ins w:id="319" w:author="Ibrahim" w:date="2025-07-18T14:33:00Z">
        <w:r w:rsidR="001618EC">
          <w:rPr>
            <w:lang w:val="en-IN" w:eastAsia="ja-JP"/>
          </w:rPr>
          <w:t xml:space="preserve">cultivation, </w:t>
        </w:r>
      </w:ins>
      <w:ins w:id="320" w:author="Ibrahim" w:date="2025-07-18T14:36:00Z">
        <w:r w:rsidR="001618EC">
          <w:rPr>
            <w:lang w:val="en-IN" w:eastAsia="ja-JP"/>
          </w:rPr>
          <w:t xml:space="preserve">the 96-well plate </w:t>
        </w:r>
      </w:ins>
      <w:ins w:id="321" w:author="Ibrahim" w:date="2025-07-18T14:39:00Z">
        <w:r w:rsidR="001618EC">
          <w:rPr>
            <w:lang w:val="en-IN" w:eastAsia="ja-JP"/>
          </w:rPr>
          <w:t>was extracted from the cultivation environment, held</w:t>
        </w:r>
      </w:ins>
      <w:ins w:id="322" w:author="Ibrahim" w:date="2025-07-18T14:36:00Z">
        <w:r w:rsidR="001618EC">
          <w:rPr>
            <w:lang w:val="en-IN" w:eastAsia="ja-JP"/>
          </w:rPr>
          <w:t xml:space="preserve"> on the XY transla</w:t>
        </w:r>
      </w:ins>
      <w:ins w:id="323" w:author="Ibrahim" w:date="2025-07-18T14:37:00Z">
        <w:r w:rsidR="001618EC">
          <w:rPr>
            <w:lang w:val="en-IN" w:eastAsia="ja-JP"/>
          </w:rPr>
          <w:t>tion stage, and</w:t>
        </w:r>
      </w:ins>
      <w:ins w:id="324" w:author="Ibrahim" w:date="2025-07-18T14:38:00Z">
        <w:r w:rsidR="001618EC">
          <w:rPr>
            <w:lang w:val="en-IN" w:eastAsia="ja-JP"/>
          </w:rPr>
          <w:t xml:space="preserve"> </w:t>
        </w:r>
      </w:ins>
      <w:ins w:id="325" w:author="Ibrahim" w:date="2025-07-18T14:40:00Z">
        <w:r w:rsidR="001618EC">
          <w:rPr>
            <w:lang w:val="en-IN" w:eastAsia="ja-JP"/>
          </w:rPr>
          <w:t xml:space="preserve">automatically measured using the proposed automatic microscope.  Notably, before starting the acquisition, </w:t>
        </w:r>
      </w:ins>
      <w:ins w:id="326" w:author="Ibrahim" w:date="2025-07-18T14:38:00Z">
        <w:r w:rsidR="001618EC">
          <w:rPr>
            <w:lang w:val="en-IN" w:eastAsia="ja-JP"/>
          </w:rPr>
          <w:t xml:space="preserve">the label of the wells contains the spheroids were predefined in the </w:t>
        </w:r>
      </w:ins>
      <w:ins w:id="327" w:author="Ibrahim" w:date="2025-07-18T14:45:00Z">
        <w:r w:rsidR="00947EE4">
          <w:rPr>
            <w:lang w:val="en-IN" w:eastAsia="ja-JP"/>
          </w:rPr>
          <w:t>P</w:t>
        </w:r>
      </w:ins>
      <w:ins w:id="328" w:author="Ibrahim" w:date="2025-07-18T14:38:00Z">
        <w:r w:rsidR="001618EC">
          <w:rPr>
            <w:lang w:val="en-IN" w:eastAsia="ja-JP"/>
          </w:rPr>
          <w:t>yth</w:t>
        </w:r>
      </w:ins>
      <w:ins w:id="329" w:author="Ibrahim" w:date="2025-07-18T14:39:00Z">
        <w:r w:rsidR="001618EC">
          <w:rPr>
            <w:lang w:val="en-IN" w:eastAsia="ja-JP"/>
          </w:rPr>
          <w:t>on control program.</w:t>
        </w:r>
      </w:ins>
      <w:ins w:id="330" w:author="Ibrahim" w:date="2025-07-18T14:45:00Z">
        <w:r w:rsidR="0005777C">
          <w:rPr>
            <w:lang w:val="en-IN" w:eastAsia="ja-JP"/>
          </w:rPr>
          <w:t xml:space="preserve"> </w:t>
        </w:r>
      </w:ins>
      <w:del w:id="331" w:author="Ibrahim" w:date="2025-07-18T14:41:00Z">
        <w:r w:rsidR="00E97848" w:rsidDel="001618EC">
          <w:rPr>
            <w:lang w:val="en-GB" w:eastAsia="ja-JP"/>
          </w:rPr>
          <w:delText>By the 6</w:delText>
        </w:r>
        <w:r w:rsidR="00E97848" w:rsidRPr="00E97848" w:rsidDel="001618EC">
          <w:rPr>
            <w:vertAlign w:val="superscript"/>
            <w:lang w:val="en-GB" w:eastAsia="ja-JP"/>
          </w:rPr>
          <w:delText>th</w:delText>
        </w:r>
        <w:r w:rsidR="00E97848" w:rsidDel="001618EC">
          <w:rPr>
            <w:lang w:val="en-GB" w:eastAsia="ja-JP"/>
          </w:rPr>
          <w:delText xml:space="preserve"> day, spheroids had fully formed in all the wells and</w:delText>
        </w:r>
        <w:r w:rsidDel="001618EC">
          <w:rPr>
            <w:lang w:val="en-GB" w:eastAsia="ja-JP"/>
          </w:rPr>
          <w:delText xml:space="preserve"> </w:delText>
        </w:r>
        <w:r w:rsidR="00E97848" w:rsidDel="001618EC">
          <w:rPr>
            <w:lang w:val="en-GB" w:eastAsia="ja-JP"/>
          </w:rPr>
          <w:delText>were</w:delText>
        </w:r>
        <w:r w:rsidDel="001618EC">
          <w:rPr>
            <w:lang w:val="en-GB" w:eastAsia="ja-JP"/>
          </w:rPr>
          <w:delText xml:space="preserve"> kept in predefined well positions </w:delText>
        </w:r>
        <w:r w:rsidR="00E97848" w:rsidDel="001618EC">
          <w:rPr>
            <w:lang w:val="en-GB" w:eastAsia="ja-JP"/>
          </w:rPr>
          <w:delText xml:space="preserve">of the well plate as </w:delText>
        </w:r>
        <w:r w:rsidR="00176057" w:rsidDel="001618EC">
          <w:rPr>
            <w:lang w:val="en-GB" w:eastAsia="ja-JP"/>
          </w:rPr>
          <w:delText>defined</w:delText>
        </w:r>
        <w:r w:rsidDel="001618EC">
          <w:rPr>
            <w:lang w:val="en-GB" w:eastAsia="ja-JP"/>
          </w:rPr>
          <w:delText xml:space="preserve"> in the Python program.</w:delText>
        </w:r>
        <w:r w:rsidRPr="00CA40DC" w:rsidDel="001618EC">
          <w:rPr>
            <w:noProof/>
          </w:rPr>
          <w:delText xml:space="preserve"> </w:delText>
        </w:r>
      </w:del>
    </w:p>
    <w:p w14:paraId="27FB7B1D" w14:textId="74F7E09C" w:rsidR="00FE4F4E" w:rsidDel="00876A80" w:rsidRDefault="00530AAC" w:rsidP="00787366">
      <w:pPr>
        <w:jc w:val="both"/>
        <w:rPr>
          <w:del w:id="332" w:author="Ibrahim" w:date="2025-07-18T14:29:00Z"/>
          <w:noProof/>
        </w:rPr>
      </w:pPr>
      <w:del w:id="333" w:author="Ibrahim" w:date="2025-07-18T14:41:00Z">
        <w:r w:rsidDel="001618EC">
          <w:rPr>
            <w:noProof/>
          </w:rPr>
          <w:lastRenderedPageBreak/>
          <w:delText xml:space="preserve">                   </w:delText>
        </w:r>
        <w:r w:rsidR="00306288" w:rsidDel="001618EC">
          <w:rPr>
            <w:noProof/>
          </w:rPr>
          <w:delText xml:space="preserve">    </w:delText>
        </w:r>
      </w:del>
      <w:r w:rsidR="00176057">
        <w:rPr>
          <w:noProof/>
        </w:rPr>
        <w:t>The Python-controlled X</w:t>
      </w:r>
      <w:del w:id="334" w:author="Ibrahim" w:date="2025-07-18T14:42:00Z">
        <w:r w:rsidR="00176057" w:rsidDel="001618EC">
          <w:rPr>
            <w:noProof/>
          </w:rPr>
          <w:delText>-</w:delText>
        </w:r>
      </w:del>
      <w:r w:rsidR="00176057">
        <w:rPr>
          <w:noProof/>
        </w:rPr>
        <w:t xml:space="preserve">Y translation stage </w:t>
      </w:r>
      <w:del w:id="335" w:author="Ibrahim" w:date="2025-07-18T14:42:00Z">
        <w:r w:rsidR="00176057" w:rsidDel="001618EC">
          <w:rPr>
            <w:noProof/>
          </w:rPr>
          <w:delText xml:space="preserve">follows </w:delText>
        </w:r>
      </w:del>
      <w:ins w:id="336" w:author="Ibrahim" w:date="2025-07-18T14:42:00Z">
        <w:r w:rsidR="001618EC">
          <w:rPr>
            <w:noProof/>
          </w:rPr>
          <w:t xml:space="preserve">followed </w:t>
        </w:r>
      </w:ins>
      <w:r w:rsidR="00176057">
        <w:rPr>
          <w:noProof/>
        </w:rPr>
        <w:t>a raster well-visiting scanning</w:t>
      </w:r>
      <w:ins w:id="337" w:author="Ibrahim" w:date="2025-07-18T14:42:00Z">
        <w:r w:rsidR="001618EC">
          <w:rPr>
            <w:noProof/>
          </w:rPr>
          <w:t xml:space="preserve"> </w:t>
        </w:r>
      </w:ins>
      <w:del w:id="338" w:author="Ibrahim" w:date="2025-07-18T14:42:00Z">
        <w:r w:rsidR="0050262F" w:rsidRPr="00D05C49" w:rsidDel="001618EC">
          <w:rPr>
            <w:rFonts w:eastAsia="Times New Roman"/>
            <w:lang w:val="en-GB" w:eastAsia="ja-JP"/>
          </w:rPr>
          <w:delText>(</w:delText>
        </w:r>
      </w:del>
      <w:ins w:id="339" w:author="Ibrahim" w:date="2025-07-18T14:42:00Z">
        <w:r w:rsidR="001618EC">
          <w:rPr>
            <w:rFonts w:eastAsia="Times New Roman"/>
            <w:lang w:val="en-GB" w:eastAsia="ja-JP"/>
          </w:rPr>
          <w:t xml:space="preserve">[ blue dashed line in </w:t>
        </w:r>
      </w:ins>
      <w:del w:id="340" w:author="Ibrahim" w:date="2025-07-18T14:42:00Z">
        <w:r w:rsidR="0050262F" w:rsidDel="001618EC">
          <w:rPr>
            <w:rFonts w:eastAsia="Times New Roman"/>
            <w:lang w:val="en-GB" w:eastAsia="ja-JP"/>
          </w:rPr>
          <w:delText>fig</w:delText>
        </w:r>
      </w:del>
      <w:ins w:id="341" w:author="Ibrahim" w:date="2025-07-18T14:42:00Z">
        <w:r w:rsidR="001618EC">
          <w:rPr>
            <w:rFonts w:eastAsia="Times New Roman"/>
            <w:lang w:val="en-GB" w:eastAsia="ja-JP"/>
          </w:rPr>
          <w:t>Fig</w:t>
        </w:r>
      </w:ins>
      <w:r w:rsidR="0050262F">
        <w:rPr>
          <w:rFonts w:eastAsia="Times New Roman"/>
          <w:lang w:val="en-GB" w:eastAsia="ja-JP"/>
        </w:rPr>
        <w:t>.</w:t>
      </w:r>
      <w:ins w:id="342" w:author="Ibrahim" w:date="2025-07-18T14:42:00Z">
        <w:r w:rsidR="001618EC">
          <w:rPr>
            <w:rFonts w:eastAsia="Times New Roman"/>
            <w:lang w:val="en-GB" w:eastAsia="ja-JP"/>
          </w:rPr>
          <w:t xml:space="preserve"> </w:t>
        </w:r>
      </w:ins>
      <w:r w:rsidR="0050262F">
        <w:rPr>
          <w:rFonts w:eastAsia="Times New Roman"/>
          <w:lang w:val="en-GB" w:eastAsia="ja-JP"/>
        </w:rPr>
        <w:t>2</w:t>
      </w:r>
      <w:del w:id="343" w:author="Ibrahim" w:date="2025-07-18T14:42:00Z">
        <w:r w:rsidR="0050262F" w:rsidRPr="00D05C49" w:rsidDel="001618EC">
          <w:rPr>
            <w:rFonts w:eastAsia="Times New Roman"/>
            <w:lang w:val="en-GB" w:eastAsia="ja-JP"/>
          </w:rPr>
          <w:delText>)</w:delText>
        </w:r>
        <w:r w:rsidR="00176057" w:rsidDel="001618EC">
          <w:rPr>
            <w:noProof/>
          </w:rPr>
          <w:delText xml:space="preserve"> </w:delText>
        </w:r>
      </w:del>
      <w:ins w:id="344" w:author="Ibrahim" w:date="2025-07-18T14:42:00Z">
        <w:r w:rsidR="001618EC">
          <w:rPr>
            <w:rFonts w:eastAsia="Times New Roman"/>
            <w:lang w:val="en-GB" w:eastAsia="ja-JP"/>
          </w:rPr>
          <w:t>]</w:t>
        </w:r>
        <w:r w:rsidR="001618EC">
          <w:rPr>
            <w:noProof/>
          </w:rPr>
          <w:t xml:space="preserve"> </w:t>
        </w:r>
      </w:ins>
      <w:r w:rsidR="00176057">
        <w:rPr>
          <w:noProof/>
        </w:rPr>
        <w:t xml:space="preserve">starting from B4 </w:t>
      </w:r>
      <w:r w:rsidR="00176057" w:rsidRPr="00D05C49">
        <w:rPr>
          <w:rFonts w:eastAsia="Times New Roman"/>
          <w:lang w:val="en-GB" w:eastAsia="ja-JP"/>
        </w:rPr>
        <w:t>(</w:t>
      </w:r>
      <w:del w:id="345" w:author="Ibrahim" w:date="2025-07-18T14:44:00Z">
        <w:r w:rsidR="00176057" w:rsidDel="000073C1">
          <w:rPr>
            <w:rFonts w:eastAsia="Times New Roman"/>
            <w:lang w:val="en-GB" w:eastAsia="ja-JP"/>
          </w:rPr>
          <w:delText xml:space="preserve">the first </w:delText>
        </w:r>
      </w:del>
      <w:del w:id="346" w:author="Ibrahim" w:date="2025-07-18T14:43:00Z">
        <w:r w:rsidR="00176057" w:rsidDel="000073C1">
          <w:rPr>
            <w:rFonts w:eastAsia="Times New Roman"/>
            <w:lang w:val="en-GB" w:eastAsia="ja-JP"/>
          </w:rPr>
          <w:delText>position containing spheroids</w:delText>
        </w:r>
      </w:del>
      <w:ins w:id="347" w:author="Ibrahim" w:date="2025-07-18T14:44:00Z">
        <w:r w:rsidR="000073C1">
          <w:rPr>
            <w:rFonts w:eastAsia="Times New Roman"/>
            <w:lang w:eastAsia="ja-JP"/>
          </w:rPr>
          <w:t xml:space="preserve"> contains </w:t>
        </w:r>
        <w:r w:rsidR="000073C1">
          <w:rPr>
            <w:rFonts w:eastAsia="Times New Roman"/>
            <w:lang w:val="en-GB" w:eastAsia="ja-JP"/>
          </w:rPr>
          <w:t>spheroid 1</w:t>
        </w:r>
      </w:ins>
      <w:r w:rsidR="00176057" w:rsidRPr="00D05C49">
        <w:rPr>
          <w:rFonts w:eastAsia="Times New Roman"/>
          <w:lang w:val="en-GB" w:eastAsia="ja-JP"/>
        </w:rPr>
        <w:t>)</w:t>
      </w:r>
      <w:r w:rsidR="00176057">
        <w:rPr>
          <w:rFonts w:eastAsia="Times New Roman"/>
          <w:lang w:val="en-IN" w:eastAsia="ja-JP"/>
        </w:rPr>
        <w:t xml:space="preserve"> </w:t>
      </w:r>
      <w:r w:rsidR="00176057">
        <w:rPr>
          <w:noProof/>
          <w:lang w:val="en-IN"/>
        </w:rPr>
        <w:t xml:space="preserve">up to D8 </w:t>
      </w:r>
      <w:r w:rsidR="00176057" w:rsidRPr="00D05C49">
        <w:rPr>
          <w:rFonts w:eastAsia="Times New Roman"/>
          <w:lang w:val="en-GB" w:eastAsia="ja-JP"/>
        </w:rPr>
        <w:t>(</w:t>
      </w:r>
      <w:del w:id="348" w:author="Ibrahim" w:date="2025-07-18T14:44:00Z">
        <w:r w:rsidR="00176057" w:rsidDel="000073C1">
          <w:rPr>
            <w:rFonts w:eastAsia="Times New Roman"/>
            <w:lang w:val="en-GB" w:eastAsia="ja-JP"/>
          </w:rPr>
          <w:delText>the last position</w:delText>
        </w:r>
      </w:del>
      <w:ins w:id="349" w:author="Ibrahim" w:date="2025-07-18T14:44:00Z">
        <w:r w:rsidR="000073C1">
          <w:rPr>
            <w:rFonts w:eastAsia="Times New Roman"/>
            <w:lang w:val="en-GB" w:eastAsia="ja-JP"/>
          </w:rPr>
          <w:t xml:space="preserve">contains </w:t>
        </w:r>
        <w:r w:rsidR="00947EE4">
          <w:rPr>
            <w:rFonts w:eastAsia="Times New Roman"/>
            <w:lang w:val="en-GB" w:eastAsia="ja-JP"/>
          </w:rPr>
          <w:t>spheroid</w:t>
        </w:r>
        <w:r w:rsidR="000073C1">
          <w:rPr>
            <w:rFonts w:eastAsia="Times New Roman"/>
            <w:lang w:val="en-GB" w:eastAsia="ja-JP"/>
          </w:rPr>
          <w:t xml:space="preserve"> 15</w:t>
        </w:r>
      </w:ins>
      <w:r w:rsidR="00176057" w:rsidRPr="00D05C49">
        <w:rPr>
          <w:rFonts w:eastAsia="Times New Roman"/>
          <w:lang w:val="en-GB" w:eastAsia="ja-JP"/>
        </w:rPr>
        <w:t>)</w:t>
      </w:r>
      <w:r w:rsidR="00176057">
        <w:rPr>
          <w:rFonts w:eastAsia="Times New Roman"/>
          <w:lang w:val="en-IN" w:eastAsia="ja-JP"/>
        </w:rPr>
        <w:t xml:space="preserve"> </w:t>
      </w:r>
      <w:r w:rsidR="00BC0D21">
        <w:rPr>
          <w:rFonts w:eastAsia="Times New Roman"/>
          <w:lang w:val="en-IN" w:eastAsia="ja-JP"/>
        </w:rPr>
        <w:t xml:space="preserve">by </w:t>
      </w:r>
      <w:r w:rsidR="00176057">
        <w:rPr>
          <w:noProof/>
          <w:lang w:val="en-IN"/>
        </w:rPr>
        <w:t>completing</w:t>
      </w:r>
      <w:r w:rsidR="00176057">
        <w:rPr>
          <w:noProof/>
        </w:rPr>
        <w:t xml:space="preserve"> the acquisition across all the wells</w:t>
      </w:r>
      <w:ins w:id="350" w:author="Ibrahim" w:date="2025-07-18T14:29:00Z">
        <w:r w:rsidR="00876A80">
          <w:rPr>
            <w:noProof/>
          </w:rPr>
          <w:t>.</w:t>
        </w:r>
      </w:ins>
      <w:del w:id="351" w:author="Ibrahim" w:date="2025-07-18T14:29:00Z">
        <w:r w:rsidR="00FE4F4E" w:rsidDel="00876A80">
          <w:rPr>
            <w:noProof/>
          </w:rPr>
          <w:delText xml:space="preserve"> </w:delText>
        </w:r>
      </w:del>
    </w:p>
    <w:p w14:paraId="3B2FA42B" w14:textId="1DCEC0CE" w:rsidR="008B70E0" w:rsidRPr="00530AAC" w:rsidDel="003968D4" w:rsidRDefault="00176057" w:rsidP="00876A80">
      <w:pPr>
        <w:jc w:val="both"/>
        <w:rPr>
          <w:del w:id="352" w:author="Ibrahim" w:date="2025-07-18T14:45:00Z"/>
          <w:lang w:val="en-IN" w:eastAsia="ja-JP"/>
        </w:rPr>
      </w:pPr>
      <w:del w:id="353" w:author="Ibrahim" w:date="2025-07-18T14:29:00Z">
        <w:r w:rsidDel="00876A80">
          <w:rPr>
            <w:noProof/>
          </w:rPr>
          <w:delText>.</w:delText>
        </w:r>
      </w:del>
    </w:p>
    <w:p w14:paraId="137F4888" w14:textId="6F8CA748" w:rsidR="008B70E0" w:rsidDel="003968D4" w:rsidRDefault="008B70E0" w:rsidP="005A21E2">
      <w:pPr>
        <w:jc w:val="both"/>
        <w:rPr>
          <w:del w:id="354" w:author="Ibrahim" w:date="2025-07-18T14:45:00Z"/>
        </w:rPr>
      </w:pPr>
    </w:p>
    <w:p w14:paraId="0EF8180E" w14:textId="77777777" w:rsidR="003968D4" w:rsidRDefault="003968D4" w:rsidP="003968D4">
      <w:pPr>
        <w:pStyle w:val="Normalfirstparagraph"/>
        <w:rPr>
          <w:ins w:id="355" w:author="Ibrahim" w:date="2025-07-18T14:46:00Z"/>
          <w:rFonts w:eastAsia="ＭＳ 明朝" w:cs="Times New Roman"/>
          <w:noProof/>
          <w:szCs w:val="24"/>
        </w:rPr>
        <w:pPrChange w:id="356" w:author="Ibrahim" w:date="2025-07-18T14:46:00Z">
          <w:pPr>
            <w:jc w:val="both"/>
          </w:pPr>
        </w:pPrChange>
      </w:pPr>
    </w:p>
    <w:p w14:paraId="6FE445C8" w14:textId="0983B8AF" w:rsidR="00676751" w:rsidDel="003968D4" w:rsidRDefault="003968D4" w:rsidP="00BA4FD9">
      <w:pPr>
        <w:pStyle w:val="Normalfirstparagraph"/>
        <w:rPr>
          <w:del w:id="357" w:author="Ibrahim" w:date="2025-07-18T14:45:00Z"/>
        </w:rPr>
        <w:pPrChange w:id="358" w:author="Ibrahim" w:date="2025-07-18T14:48:00Z">
          <w:pPr>
            <w:pStyle w:val="Heading3"/>
            <w:numPr>
              <w:ilvl w:val="1"/>
              <w:numId w:val="3"/>
            </w:numPr>
            <w:tabs>
              <w:tab w:val="num" w:pos="360"/>
            </w:tabs>
            <w:ind w:left="360" w:hanging="360"/>
          </w:pPr>
        </w:pPrChange>
      </w:pPr>
      <w:ins w:id="359" w:author="Ibrahim" w:date="2025-07-18T14:46:00Z">
        <w:r>
          <w:rPr>
            <w:rFonts w:eastAsia="ＭＳ 明朝" w:cs="Times New Roman"/>
            <w:noProof/>
            <w:szCs w:val="24"/>
          </w:rPr>
          <w:tab/>
        </w:r>
      </w:ins>
      <w:ins w:id="360" w:author="Ibrahim" w:date="2025-07-18T14:48:00Z">
        <w:r w:rsidR="00BA4FD9">
          <w:rPr>
            <w:rFonts w:eastAsia="ＭＳ 明朝" w:cs="Times New Roman"/>
            <w:noProof/>
            <w:szCs w:val="24"/>
          </w:rPr>
          <w:t>A</w:t>
        </w:r>
      </w:ins>
      <w:del w:id="361" w:author="Ibrahim" w:date="2025-07-18T14:45:00Z">
        <w:r w:rsidR="00676751" w:rsidDel="003968D4">
          <w:delText>OCT scanning p</w:delText>
        </w:r>
        <w:r w:rsidR="008B70E0" w:rsidDel="003968D4">
          <w:rPr>
            <w:rFonts w:hint="eastAsia"/>
          </w:rPr>
          <w:delText>rotocol</w:delText>
        </w:r>
      </w:del>
    </w:p>
    <w:p w14:paraId="5B31553D" w14:textId="77777777" w:rsidR="00B44BC4" w:rsidRPr="00B44BC4" w:rsidDel="003968D4" w:rsidRDefault="00B44BC4" w:rsidP="00BA4FD9">
      <w:pPr>
        <w:pStyle w:val="Normalfirstparagraph"/>
        <w:rPr>
          <w:del w:id="362" w:author="Ibrahim" w:date="2025-07-18T14:45:00Z"/>
        </w:rPr>
        <w:pPrChange w:id="363" w:author="Ibrahim" w:date="2025-07-18T14:48:00Z">
          <w:pPr/>
        </w:pPrChange>
      </w:pPr>
    </w:p>
    <w:p w14:paraId="54E58EFD" w14:textId="3CE72F6A" w:rsidR="00676751" w:rsidRDefault="00676751" w:rsidP="00E00398">
      <w:pPr>
        <w:pStyle w:val="Normalfirstparagraph"/>
        <w:rPr>
          <w:ins w:id="364" w:author="Ibrahim" w:date="2025-07-18T14:55:00Z"/>
          <w:color w:val="000000" w:themeColor="text1"/>
        </w:rPr>
        <w:pPrChange w:id="365" w:author="Ibrahim" w:date="2025-07-18T14:53:00Z">
          <w:pPr>
            <w:jc w:val="both"/>
          </w:pPr>
        </w:pPrChange>
      </w:pPr>
      <w:del w:id="366" w:author="Ibrahim" w:date="2025-07-18T14:46:00Z">
        <w:r w:rsidRPr="0072428B" w:rsidDel="003968D4">
          <w:rPr>
            <w:color w:val="000000" w:themeColor="text1"/>
          </w:rPr>
          <w:delText>A</w:delText>
        </w:r>
      </w:del>
      <w:r w:rsidRPr="0072428B">
        <w:rPr>
          <w:color w:val="000000" w:themeColor="text1"/>
        </w:rPr>
        <w:t xml:space="preserve"> 1.3-μm swept-source OCT </w:t>
      </w:r>
      <w:r>
        <w:rPr>
          <w:color w:val="000000" w:themeColor="text1"/>
        </w:rPr>
        <w:t xml:space="preserve">device, operating at a </w:t>
      </w:r>
      <w:r w:rsidRPr="0072428B">
        <w:rPr>
          <w:color w:val="000000" w:themeColor="text1"/>
        </w:rPr>
        <w:t>speed of 50,000 A-lines/s</w:t>
      </w:r>
      <w:r w:rsidR="000E21A3">
        <w:rPr>
          <w:color w:val="000000" w:themeColor="text1"/>
        </w:rPr>
        <w:t>,</w:t>
      </w:r>
      <w:r>
        <w:rPr>
          <w:color w:val="000000" w:themeColor="text1"/>
        </w:rPr>
        <w:t xml:space="preserve"> is used</w:t>
      </w:r>
      <w:ins w:id="367" w:author="Ibrahim" w:date="2025-07-18T14:48:00Z">
        <w:r w:rsidR="004132AA">
          <w:rPr>
            <w:color w:val="000000" w:themeColor="text1"/>
          </w:rPr>
          <w:t xml:space="preserve"> in this study</w:t>
        </w:r>
      </w:ins>
      <w:del w:id="368" w:author="Ibrahim" w:date="2025-07-18T14:46:00Z">
        <w:r w:rsidDel="003968D4">
          <w:rPr>
            <w:color w:val="000000" w:themeColor="text1"/>
          </w:rPr>
          <w:delText xml:space="preserve"> for imaging</w:delText>
        </w:r>
      </w:del>
      <w:r>
        <w:rPr>
          <w:color w:val="000000" w:themeColor="text1"/>
        </w:rPr>
        <w:t xml:space="preserve">. </w:t>
      </w:r>
      <w:r w:rsidR="004259AE" w:rsidRPr="004259AE">
        <w:rPr>
          <w:color w:val="000000" w:themeColor="text1"/>
          <w:lang w:val="en-IN"/>
        </w:rPr>
        <w:t>The objective used was LSM03 (Thorlabs)</w:t>
      </w:r>
      <w:r w:rsidR="004259AE">
        <w:rPr>
          <w:color w:val="000000" w:themeColor="text1"/>
          <w:lang w:val="en-IN"/>
        </w:rPr>
        <w:t>,</w:t>
      </w:r>
      <w:r w:rsidR="004259AE" w:rsidRPr="004259AE">
        <w:rPr>
          <w:color w:val="000000" w:themeColor="text1"/>
          <w:lang w:val="en-IN"/>
        </w:rPr>
        <w:t xml:space="preserve"> which has an effective focal length of 36 mm and provides a</w:t>
      </w:r>
      <w:ins w:id="369" w:author="Ibrahim" w:date="2025-07-18T14:47:00Z">
        <w:r w:rsidR="003968D4">
          <w:rPr>
            <w:color w:val="000000" w:themeColor="text1"/>
            <w:lang w:val="en-IN"/>
          </w:rPr>
          <w:t>n axial (in tissue) and</w:t>
        </w:r>
      </w:ins>
      <w:r w:rsidR="004259AE" w:rsidRPr="004259AE">
        <w:rPr>
          <w:color w:val="000000" w:themeColor="text1"/>
          <w:lang w:val="en-IN"/>
        </w:rPr>
        <w:t xml:space="preserve"> lateral resolution</w:t>
      </w:r>
      <w:ins w:id="370" w:author="Ibrahim" w:date="2025-07-18T14:47:00Z">
        <w:r w:rsidR="003968D4">
          <w:rPr>
            <w:color w:val="000000" w:themeColor="text1"/>
            <w:lang w:val="en-IN"/>
          </w:rPr>
          <w:t>s</w:t>
        </w:r>
      </w:ins>
      <w:r w:rsidR="004259AE" w:rsidRPr="004259AE">
        <w:rPr>
          <w:color w:val="000000" w:themeColor="text1"/>
          <w:lang w:val="en-IN"/>
        </w:rPr>
        <w:t xml:space="preserve"> of</w:t>
      </w:r>
      <w:ins w:id="371" w:author="Ibrahim" w:date="2025-07-18T14:47:00Z">
        <w:r w:rsidR="003968D4">
          <w:rPr>
            <w:color w:val="000000" w:themeColor="text1"/>
            <w:lang w:val="en-IN"/>
          </w:rPr>
          <w:t xml:space="preserve"> </w:t>
        </w:r>
        <w:commentRangeStart w:id="372"/>
        <w:r w:rsidR="003968D4" w:rsidRPr="003968D4">
          <w:rPr>
            <w:color w:val="000000" w:themeColor="text1"/>
            <w:highlight w:val="yellow"/>
            <w:lang w:val="en-IN"/>
            <w:rPrChange w:id="373" w:author="Ibrahim" w:date="2025-07-18T14:47:00Z">
              <w:rPr>
                <w:color w:val="000000" w:themeColor="text1"/>
                <w:lang w:val="en-IN"/>
              </w:rPr>
            </w:rPrChange>
          </w:rPr>
          <w:t>??</w:t>
        </w:r>
        <w:r w:rsidR="003968D4">
          <w:rPr>
            <w:color w:val="000000" w:themeColor="text1"/>
            <w:lang w:val="en-IN"/>
          </w:rPr>
          <w:t xml:space="preserve"> </w:t>
        </w:r>
      </w:ins>
      <w:commentRangeEnd w:id="372"/>
      <w:ins w:id="374" w:author="Ibrahim" w:date="2025-07-18T14:52:00Z">
        <w:r w:rsidR="00AA0B12">
          <w:rPr>
            <w:rStyle w:val="CommentReference"/>
            <w:rFonts w:eastAsia="ＭＳ 明朝" w:cs="Times New Roman"/>
          </w:rPr>
          <w:commentReference w:id="372"/>
        </w:r>
      </w:ins>
      <w:ins w:id="375" w:author="Ibrahim" w:date="2025-07-18T14:47:00Z">
        <w:r w:rsidR="003968D4">
          <w:rPr>
            <w:color w:val="000000" w:themeColor="text1"/>
            <w:lang w:val="en-IN"/>
          </w:rPr>
          <w:t>and</w:t>
        </w:r>
      </w:ins>
      <w:r w:rsidR="004259AE" w:rsidRPr="004259AE">
        <w:rPr>
          <w:color w:val="000000" w:themeColor="text1"/>
          <w:lang w:val="en-IN"/>
        </w:rPr>
        <w:t xml:space="preserve"> 18.1 μm</w:t>
      </w:r>
      <w:ins w:id="376" w:author="Ibrahim" w:date="2025-07-18T14:47:00Z">
        <w:r w:rsidR="003968D4">
          <w:rPr>
            <w:color w:val="000000" w:themeColor="text1"/>
            <w:lang w:val="en-IN"/>
          </w:rPr>
          <w:t xml:space="preserve">, </w:t>
        </w:r>
        <w:r w:rsidR="00BA4FD9">
          <w:rPr>
            <w:color w:val="000000" w:themeColor="text1"/>
            <w:lang w:val="en-IN"/>
          </w:rPr>
          <w:t>respectively</w:t>
        </w:r>
      </w:ins>
      <w:r w:rsidR="004259AE">
        <w:rPr>
          <w:color w:val="000000" w:themeColor="text1"/>
          <w:lang w:val="en-IN"/>
        </w:rPr>
        <w:t xml:space="preserve">. </w:t>
      </w:r>
      <w:r w:rsidRPr="00F6297D">
        <w:rPr>
          <w:color w:val="000000" w:themeColor="text1"/>
        </w:rPr>
        <w:t>For DOCT imaging, a lateral imaging field of 1 × 1 mm</w:t>
      </w:r>
      <w:r w:rsidRPr="00F6297D">
        <w:rPr>
          <w:color w:val="000000" w:themeColor="text1"/>
          <w:vertAlign w:val="superscript"/>
        </w:rPr>
        <w:t>2</w:t>
      </w:r>
      <w:r w:rsidRPr="00F6297D">
        <w:rPr>
          <w:color w:val="000000" w:themeColor="text1"/>
        </w:rPr>
        <w:t xml:space="preserve"> was</w:t>
      </w:r>
      <w:r w:rsidR="009029E9">
        <w:rPr>
          <w:color w:val="000000" w:themeColor="text1"/>
        </w:rPr>
        <w:t xml:space="preserve"> </w:t>
      </w:r>
      <w:del w:id="377" w:author="Ibrahim" w:date="2025-07-18T14:49:00Z">
        <w:r w:rsidR="009029E9" w:rsidDel="003B6E40">
          <w:rPr>
            <w:color w:val="000000" w:themeColor="text1"/>
          </w:rPr>
          <w:delText>set</w:delText>
        </w:r>
        <w:r w:rsidR="00482FA4" w:rsidDel="003B6E40">
          <w:rPr>
            <w:color w:val="000000" w:themeColor="text1"/>
          </w:rPr>
          <w:delText>,</w:delText>
        </w:r>
        <w:r w:rsidR="009029E9" w:rsidDel="003B6E40">
          <w:rPr>
            <w:color w:val="000000" w:themeColor="text1"/>
          </w:rPr>
          <w:delText xml:space="preserve"> and </w:delText>
        </w:r>
        <w:r w:rsidR="00482FA4" w:rsidDel="003B6E40">
          <w:rPr>
            <w:color w:val="000000" w:themeColor="text1"/>
          </w:rPr>
          <w:delText>a</w:delText>
        </w:r>
      </w:del>
      <w:ins w:id="378" w:author="Ibrahim" w:date="2025-07-18T14:49:00Z">
        <w:r w:rsidR="003B6E40">
          <w:rPr>
            <w:color w:val="000000" w:themeColor="text1"/>
          </w:rPr>
          <w:t>divided into</w:t>
        </w:r>
      </w:ins>
      <w:r w:rsidR="00482FA4">
        <w:rPr>
          <w:color w:val="000000" w:themeColor="text1"/>
        </w:rPr>
        <w:t xml:space="preserve"> 4-block</w:t>
      </w:r>
      <w:ins w:id="379" w:author="Ibrahim" w:date="2025-07-18T14:49:00Z">
        <w:r w:rsidR="00BB15B3">
          <w:rPr>
            <w:color w:val="000000" w:themeColor="text1"/>
          </w:rPr>
          <w:t xml:space="preserve">s </w:t>
        </w:r>
      </w:ins>
      <w:del w:id="380" w:author="Ibrahim" w:date="2025-07-18T14:49:00Z">
        <w:r w:rsidR="009029E9" w:rsidDel="00BB15B3">
          <w:rPr>
            <w:color w:val="000000" w:themeColor="text1"/>
          </w:rPr>
          <w:delText xml:space="preserve"> repeating scanning protocol </w:delText>
        </w:r>
        <w:r w:rsidR="00482FA4" w:rsidDel="00BB15B3">
          <w:rPr>
            <w:color w:val="000000" w:themeColor="text1"/>
          </w:rPr>
          <w:delText>was</w:delText>
        </w:r>
        <w:r w:rsidR="009029E9" w:rsidDel="00BB15B3">
          <w:rPr>
            <w:color w:val="000000" w:themeColor="text1"/>
          </w:rPr>
          <w:delText xml:space="preserve"> </w:delText>
        </w:r>
        <w:r w:rsidR="00482FA4" w:rsidDel="00BB15B3">
          <w:rPr>
            <w:color w:val="000000" w:themeColor="text1"/>
          </w:rPr>
          <w:delText>used</w:delText>
        </w:r>
        <w:r w:rsidRPr="00F6297D" w:rsidDel="00BB15B3">
          <w:rPr>
            <w:color w:val="000000" w:themeColor="text1"/>
          </w:rPr>
          <w:delText xml:space="preserve">, </w:delText>
        </w:r>
      </w:del>
      <w:r w:rsidRPr="00F6297D">
        <w:rPr>
          <w:color w:val="000000" w:themeColor="text1"/>
        </w:rPr>
        <w:t xml:space="preserve">and each block consists of </w:t>
      </w:r>
      <w:r>
        <w:rPr>
          <w:color w:val="000000" w:themeColor="text1"/>
        </w:rPr>
        <w:t>32</w:t>
      </w:r>
      <w:r w:rsidRPr="00F6297D">
        <w:rPr>
          <w:color w:val="000000" w:themeColor="text1"/>
        </w:rPr>
        <w:t xml:space="preserve"> B-scan locations</w:t>
      </w:r>
      <w:ins w:id="381" w:author="Ibrahim" w:date="2025-07-18T15:00:00Z">
        <w:r w:rsidR="00A01AA8">
          <w:rPr>
            <w:color w:val="000000" w:themeColor="text1"/>
          </w:rPr>
          <w:t xml:space="preserve"> [</w:t>
        </w:r>
        <w:r w:rsidR="00A01AA8" w:rsidRPr="00A01AA8">
          <w:rPr>
            <w:b/>
            <w:bCs/>
            <w:color w:val="000000" w:themeColor="text1"/>
            <w:rPrChange w:id="382" w:author="Ibrahim" w:date="2025-07-18T15:00:00Z">
              <w:rPr>
                <w:color w:val="000000" w:themeColor="text1"/>
              </w:rPr>
            </w:rPrChange>
          </w:rPr>
          <w:t>Ref</w:t>
        </w:r>
        <w:r w:rsidR="00A01AA8">
          <w:rPr>
            <w:color w:val="000000" w:themeColor="text1"/>
          </w:rPr>
          <w:t>]</w:t>
        </w:r>
      </w:ins>
      <w:r w:rsidRPr="00F6297D">
        <w:rPr>
          <w:color w:val="000000" w:themeColor="text1"/>
        </w:rPr>
        <w:t xml:space="preserve">. Each block was raster scanned 32 times in 6.55 s. Hence, at each B-scan location, 32 repeated frames were captured with an inter-frame interval of </w:t>
      </w:r>
      <w:commentRangeStart w:id="383"/>
      <w:r w:rsidRPr="00BB15B3">
        <w:rPr>
          <w:color w:val="000000" w:themeColor="text1"/>
          <w:highlight w:val="yellow"/>
          <w:rPrChange w:id="384" w:author="Ibrahim" w:date="2025-07-18T14:50:00Z">
            <w:rPr>
              <w:color w:val="000000" w:themeColor="text1"/>
            </w:rPr>
          </w:rPrChange>
        </w:rPr>
        <w:t>204.8</w:t>
      </w:r>
      <w:r w:rsidRPr="00F6297D">
        <w:rPr>
          <w:color w:val="000000" w:themeColor="text1"/>
        </w:rPr>
        <w:t xml:space="preserve"> </w:t>
      </w:r>
      <w:commentRangeEnd w:id="383"/>
      <w:r w:rsidR="008B1369">
        <w:rPr>
          <w:rStyle w:val="CommentReference"/>
          <w:rFonts w:eastAsia="ＭＳ 明朝" w:cs="Times New Roman"/>
        </w:rPr>
        <w:commentReference w:id="383"/>
      </w:r>
      <w:r w:rsidRPr="00F6297D">
        <w:rPr>
          <w:color w:val="000000" w:themeColor="text1"/>
        </w:rPr>
        <w:t xml:space="preserve">ms. </w:t>
      </w:r>
      <w:del w:id="385" w:author="Ibrahim" w:date="2025-07-18T14:53:00Z">
        <w:r w:rsidRPr="00F6297D" w:rsidDel="00E00398">
          <w:rPr>
            <w:color w:val="000000" w:themeColor="text1"/>
          </w:rPr>
          <w:delText xml:space="preserve">The </w:delText>
        </w:r>
      </w:del>
      <w:ins w:id="386" w:author="Ibrahim" w:date="2025-07-18T14:53:00Z">
        <w:r w:rsidR="00E00398">
          <w:rPr>
            <w:color w:val="000000" w:themeColor="text1"/>
          </w:rPr>
          <w:t xml:space="preserve">An </w:t>
        </w:r>
      </w:ins>
      <w:r w:rsidRPr="00F6297D">
        <w:rPr>
          <w:color w:val="000000" w:themeColor="text1"/>
        </w:rPr>
        <w:t xml:space="preserve">OCT volume </w:t>
      </w:r>
      <w:r w:rsidRPr="0004721E">
        <w:rPr>
          <w:color w:val="000000" w:themeColor="text1"/>
        </w:rPr>
        <w:t xml:space="preserve">comprising </w:t>
      </w:r>
      <w:r w:rsidRPr="00F6297D">
        <w:rPr>
          <w:color w:val="000000" w:themeColor="text1"/>
        </w:rPr>
        <w:t>128 locations was captured in</w:t>
      </w:r>
      <w:r>
        <w:rPr>
          <w:color w:val="000000" w:themeColor="text1"/>
        </w:rPr>
        <w:t xml:space="preserve"> 26.4</w:t>
      </w:r>
      <w:r w:rsidR="00992601">
        <w:rPr>
          <w:color w:val="000000" w:themeColor="text1"/>
        </w:rPr>
        <w:t xml:space="preserve"> </w:t>
      </w:r>
      <w:r w:rsidR="00763187">
        <w:rPr>
          <w:color w:val="000000" w:themeColor="text1"/>
        </w:rPr>
        <w:t xml:space="preserve">seconds </w:t>
      </w:r>
      <w:r w:rsidR="00992601">
        <w:rPr>
          <w:color w:val="000000" w:themeColor="text1"/>
        </w:rPr>
        <w:t xml:space="preserve">for each </w:t>
      </w:r>
      <w:r w:rsidR="00482FA4">
        <w:rPr>
          <w:color w:val="000000" w:themeColor="text1"/>
        </w:rPr>
        <w:t>sample.</w:t>
      </w:r>
    </w:p>
    <w:p w14:paraId="0B952FED" w14:textId="77777777" w:rsidR="00C96DE9" w:rsidRDefault="00C96DE9" w:rsidP="00E00398">
      <w:pPr>
        <w:pStyle w:val="Normalfirstparagraph"/>
        <w:rPr>
          <w:ins w:id="387" w:author="Ibrahim" w:date="2025-07-18T14:54:00Z"/>
          <w:color w:val="000000" w:themeColor="text1"/>
        </w:rPr>
        <w:pPrChange w:id="388" w:author="Ibrahim" w:date="2025-07-18T14:53:00Z">
          <w:pPr>
            <w:jc w:val="both"/>
          </w:pPr>
        </w:pPrChange>
      </w:pPr>
    </w:p>
    <w:p w14:paraId="6B9395D1" w14:textId="0F84769C" w:rsidR="00C96DE9" w:rsidRDefault="00C96DE9" w:rsidP="00E00398">
      <w:pPr>
        <w:pStyle w:val="Normalfirstparagraph"/>
        <w:rPr>
          <w:ins w:id="389" w:author="Ibrahim" w:date="2025-07-18T14:55:00Z"/>
          <w:b/>
          <w:bCs/>
          <w:color w:val="000000" w:themeColor="text1"/>
        </w:rPr>
        <w:pPrChange w:id="390" w:author="Ibrahim" w:date="2025-07-18T14:53:00Z">
          <w:pPr>
            <w:jc w:val="both"/>
          </w:pPr>
        </w:pPrChange>
      </w:pPr>
      <w:ins w:id="391" w:author="Ibrahim" w:date="2025-07-18T14:55:00Z">
        <w:r w:rsidRPr="00C96DE9">
          <w:rPr>
            <w:b/>
            <w:bCs/>
            <w:color w:val="000000" w:themeColor="text1"/>
            <w:rPrChange w:id="392" w:author="Ibrahim" w:date="2025-07-18T14:55:00Z">
              <w:rPr>
                <w:color w:val="000000" w:themeColor="text1"/>
              </w:rPr>
            </w:rPrChange>
          </w:rPr>
          <w:t>2.4. DOCT algorithms</w:t>
        </w:r>
      </w:ins>
    </w:p>
    <w:p w14:paraId="4A928BE4" w14:textId="77777777" w:rsidR="00C96DE9" w:rsidRDefault="00C96DE9" w:rsidP="00E00398">
      <w:pPr>
        <w:pStyle w:val="Normalfirstparagraph"/>
        <w:rPr>
          <w:ins w:id="393" w:author="Ibrahim" w:date="2025-07-18T14:55:00Z"/>
          <w:b/>
          <w:bCs/>
          <w:color w:val="000000" w:themeColor="text1"/>
        </w:rPr>
        <w:pPrChange w:id="394" w:author="Ibrahim" w:date="2025-07-18T14:53:00Z">
          <w:pPr>
            <w:jc w:val="both"/>
          </w:pPr>
        </w:pPrChange>
      </w:pPr>
    </w:p>
    <w:p w14:paraId="7EF34651" w14:textId="2C464705" w:rsidR="009E4BC6" w:rsidRDefault="009E4BC6" w:rsidP="009E4BC6">
      <w:pPr>
        <w:pStyle w:val="Normalfirstparagraph"/>
        <w:rPr>
          <w:ins w:id="395" w:author="Ibrahim" w:date="2025-07-18T15:08:00Z"/>
          <w:b/>
          <w:bCs/>
          <w:color w:val="000000" w:themeColor="text1"/>
        </w:rPr>
        <w:pPrChange w:id="396" w:author="Ibrahim" w:date="2025-07-18T17:31:00Z">
          <w:pPr>
            <w:jc w:val="both"/>
          </w:pPr>
        </w:pPrChange>
      </w:pPr>
      <w:r>
        <w:rPr>
          <w:noProof/>
          <w:lang w:eastAsia="ja-JP"/>
        </w:rPr>
        <mc:AlternateContent>
          <mc:Choice Requires="wps">
            <w:drawing>
              <wp:anchor distT="0" distB="0" distL="114300" distR="114300" simplePos="0" relativeHeight="251665408" behindDoc="0" locked="0" layoutInCell="1" allowOverlap="1" wp14:anchorId="374849F7" wp14:editId="4960C084">
                <wp:simplePos x="0" y="0"/>
                <wp:positionH relativeFrom="margin">
                  <wp:align>left</wp:align>
                </wp:positionH>
                <wp:positionV relativeFrom="paragraph">
                  <wp:posOffset>1141994</wp:posOffset>
                </wp:positionV>
                <wp:extent cx="5948680" cy="2802255"/>
                <wp:effectExtent l="0" t="0" r="0" b="0"/>
                <wp:wrapSquare wrapText="bothSides"/>
                <wp:docPr id="20977928" name="Text Box 4"/>
                <wp:cNvGraphicFramePr/>
                <a:graphic xmlns:a="http://schemas.openxmlformats.org/drawingml/2006/main">
                  <a:graphicData uri="http://schemas.microsoft.com/office/word/2010/wordprocessingShape">
                    <wps:wsp>
                      <wps:cNvSpPr txBox="1"/>
                      <wps:spPr>
                        <a:xfrm>
                          <a:off x="0" y="0"/>
                          <a:ext cx="5948680" cy="2802255"/>
                        </a:xfrm>
                        <a:prstGeom prst="rect">
                          <a:avLst/>
                        </a:prstGeom>
                        <a:solidFill>
                          <a:schemeClr val="lt1"/>
                        </a:solidFill>
                        <a:ln w="6350">
                          <a:noFill/>
                        </a:ln>
                      </wps:spPr>
                      <wps:txbx>
                        <w:txbxContent>
                          <w:p w14:paraId="56A09E60" w14:textId="3BDD85D3" w:rsidR="009E1419" w:rsidRDefault="009E1419" w:rsidP="00BE31E8">
                            <w:pPr>
                              <w:pStyle w:val="Subtitles"/>
                              <w:ind w:left="0"/>
                              <w:rPr>
                                <w:ins w:id="397" w:author="Ibrahim" w:date="2025-07-18T15:14:00Z"/>
                                <w:lang w:eastAsia="ja-JP"/>
                              </w:rPr>
                              <w:pPrChange w:id="398" w:author="Ibrahim" w:date="2025-07-18T15:14:00Z">
                                <w:pPr>
                                  <w:pStyle w:val="Subtitles"/>
                                </w:pPr>
                              </w:pPrChange>
                            </w:pPr>
                            <w:ins w:id="399" w:author="Ibrahim" w:date="2025-07-18T15:14:00Z">
                              <w:r>
                                <w:rPr>
                                  <w:noProof/>
                                  <w:lang w:eastAsia="ja-JP"/>
                                </w:rPr>
                                <w:drawing>
                                  <wp:inline distT="0" distB="0" distL="0" distR="0" wp14:anchorId="102BAD99" wp14:editId="1311B84E">
                                    <wp:extent cx="5734271" cy="2232000"/>
                                    <wp:effectExtent l="0" t="0" r="0" b="0"/>
                                    <wp:docPr id="712756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24" name="Picture 3"/>
                                            <pic:cNvPicPr/>
                                          </pic:nvPicPr>
                                          <pic:blipFill rotWithShape="1">
                                            <a:blip r:embed="rId17">
                                              <a:extLst>
                                                <a:ext uri="{28A0092B-C50C-407E-A947-70E740481C1C}">
                                                  <a14:useLocalDpi xmlns:a14="http://schemas.microsoft.com/office/drawing/2010/main" val="0"/>
                                                </a:ext>
                                              </a:extLst>
                                            </a:blip>
                                            <a:srcRect t="2390" b="28478"/>
                                            <a:stretch>
                                              <a:fillRect/>
                                            </a:stretch>
                                          </pic:blipFill>
                                          <pic:spPr bwMode="auto">
                                            <a:xfrm>
                                              <a:off x="0" y="0"/>
                                              <a:ext cx="5734271" cy="2232000"/>
                                            </a:xfrm>
                                            <a:prstGeom prst="rect">
                                              <a:avLst/>
                                            </a:prstGeom>
                                            <a:ln>
                                              <a:noFill/>
                                            </a:ln>
                                            <a:extLst>
                                              <a:ext uri="{53640926-AAD7-44D8-BBD7-CCE9431645EC}">
                                                <a14:shadowObscured xmlns:a14="http://schemas.microsoft.com/office/drawing/2010/main"/>
                                              </a:ext>
                                            </a:extLst>
                                          </pic:spPr>
                                        </pic:pic>
                                      </a:graphicData>
                                    </a:graphic>
                                  </wp:inline>
                                </w:drawing>
                              </w:r>
                            </w:ins>
                          </w:p>
                          <w:p w14:paraId="577051CF" w14:textId="48A315BA" w:rsidR="009E1419" w:rsidRPr="001A1B8F" w:rsidDel="00BE31E8" w:rsidRDefault="009E1419" w:rsidP="007A31F4">
                            <w:pPr>
                              <w:pStyle w:val="Subtitles"/>
                              <w:ind w:left="0"/>
                              <w:jc w:val="both"/>
                              <w:rPr>
                                <w:del w:id="400" w:author="Ibrahim" w:date="2025-07-18T15:14:00Z"/>
                              </w:rPr>
                              <w:pPrChange w:id="401" w:author="Ibrahim" w:date="2025-07-18T16:16:00Z">
                                <w:pPr>
                                  <w:pStyle w:val="Subtitles"/>
                                </w:pPr>
                              </w:pPrChange>
                            </w:pPr>
                            <w:r w:rsidRPr="001A1B8F">
                              <w:rPr>
                                <w:lang w:eastAsia="ja-JP"/>
                              </w:rPr>
                              <w:t xml:space="preserve">Fig </w:t>
                            </w:r>
                            <w:r>
                              <w:rPr>
                                <w:lang w:eastAsia="ja-JP"/>
                              </w:rPr>
                              <w:t>3</w:t>
                            </w:r>
                            <w:r w:rsidRPr="001A1B8F">
                              <w:rPr>
                                <w:lang w:eastAsia="ja-JP"/>
                              </w:rPr>
                              <w:t xml:space="preserve">: </w:t>
                            </w:r>
                            <w:ins w:id="402" w:author="Ibrahim" w:date="2025-07-18T16:15:00Z">
                              <w:r>
                                <w:rPr>
                                  <w:lang w:eastAsia="ja-JP"/>
                                </w:rPr>
                                <w:t xml:space="preserve">Automatically captured OCT and DOCT images of </w:t>
                              </w:r>
                            </w:ins>
                            <w:r w:rsidRPr="001A1B8F">
                              <w:rPr>
                                <w:lang w:eastAsia="ja-JP"/>
                              </w:rPr>
                              <w:t>MCF-7 spheroid</w:t>
                            </w:r>
                            <w:del w:id="403" w:author="Ibrahim" w:date="2025-07-18T16:15:00Z">
                              <w:r w:rsidRPr="001A1B8F" w:rsidDel="00383E3F">
                                <w:rPr>
                                  <w:lang w:eastAsia="ja-JP"/>
                                </w:rPr>
                                <w:delText xml:space="preserve"> dynamic imaging</w:delText>
                              </w:r>
                            </w:del>
                            <w:r w:rsidRPr="001A1B8F">
                              <w:rPr>
                                <w:lang w:eastAsia="ja-JP"/>
                              </w:rPr>
                              <w:t xml:space="preserve">. </w:t>
                            </w:r>
                            <w:r>
                              <w:rPr>
                                <w:lang w:eastAsia="ja-JP"/>
                              </w:rPr>
                              <w:t xml:space="preserve">The panel includes </w:t>
                            </w:r>
                            <w:r>
                              <w:t>bright field</w:t>
                            </w:r>
                            <w:r w:rsidRPr="001A1B8F">
                              <w:t xml:space="preserve">, </w:t>
                            </w:r>
                            <w:del w:id="404" w:author="Ibrahim" w:date="2025-07-18T16:14:00Z">
                              <w:r w:rsidRPr="001A1B8F" w:rsidDel="00383E3F">
                                <w:delText>Cross-section</w:delText>
                              </w:r>
                            </w:del>
                            <w:ins w:id="405" w:author="Ibrahim" w:date="2025-07-18T16:14:00Z">
                              <w:r>
                                <w:t xml:space="preserve">OCT B-scan and </w:t>
                              </w:r>
                            </w:ins>
                            <w:del w:id="406" w:author="Ibrahim" w:date="2025-07-18T16:14:00Z">
                              <w:r w:rsidRPr="001A1B8F" w:rsidDel="00383E3F">
                                <w:delText>, OCT</w:delText>
                              </w:r>
                            </w:del>
                            <w:ins w:id="407" w:author="Ibrahim" w:date="2025-07-18T16:14:00Z">
                              <w:r>
                                <w:t xml:space="preserve">enface, and the corresponding  </w:t>
                              </w:r>
                            </w:ins>
                            <w:del w:id="408" w:author="Ibrahim" w:date="2025-07-18T16:14:00Z">
                              <w:r w:rsidRPr="001A1B8F" w:rsidDel="00383E3F">
                                <w:delText xml:space="preserve"> Intensity</w:delText>
                              </w:r>
                              <w:r w:rsidRPr="001A1B8F" w:rsidDel="00383E3F">
                                <w:rPr>
                                  <w:lang w:eastAsia="ja-JP"/>
                                </w:rPr>
                                <w:delText xml:space="preserve">, </w:delText>
                              </w:r>
                            </w:del>
                            <w:r w:rsidRPr="001A1B8F">
                              <w:t>LIV</w:t>
                            </w:r>
                            <w:ins w:id="409" w:author="Ibrahim" w:date="2025-07-18T16:15:00Z">
                              <w:r>
                                <w:t xml:space="preserve"> </w:t>
                              </w:r>
                            </w:ins>
                            <w:del w:id="410" w:author="Ibrahim" w:date="2025-07-18T16:15:00Z">
                              <w:r w:rsidDel="00383E3F">
                                <w:delText>,</w:delText>
                              </w:r>
                              <w:r w:rsidRPr="001A1B8F" w:rsidDel="00383E3F">
                                <w:delText xml:space="preserve"> </w:delText>
                              </w:r>
                            </w:del>
                            <w:r w:rsidRPr="001A1B8F">
                              <w:t>and OCDS</w:t>
                            </w:r>
                            <w:r w:rsidRPr="001A1B8F">
                              <w:rPr>
                                <w:lang w:eastAsia="ja-JP"/>
                              </w:rPr>
                              <w:t xml:space="preserve"> </w:t>
                            </w:r>
                            <w:del w:id="411" w:author="Ibrahim" w:date="2025-07-18T16:15:00Z">
                              <w:r w:rsidRPr="009202FB" w:rsidDel="00383E3F">
                                <w:rPr>
                                  <w:i/>
                                  <w:iCs/>
                                </w:rPr>
                                <w:delText>En</w:delText>
                              </w:r>
                              <w:r w:rsidDel="00383E3F">
                                <w:rPr>
                                  <w:i/>
                                  <w:iCs/>
                                </w:rPr>
                                <w:delText xml:space="preserve"> </w:delText>
                              </w:r>
                            </w:del>
                            <w:ins w:id="412" w:author="Ibrahim" w:date="2025-07-18T16:15:00Z">
                              <w:r>
                                <w:rPr>
                                  <w:i/>
                                  <w:iCs/>
                                </w:rPr>
                                <w:t>e</w:t>
                              </w:r>
                              <w:r w:rsidRPr="009202FB">
                                <w:rPr>
                                  <w:i/>
                                  <w:iCs/>
                                </w:rPr>
                                <w:t>n</w:t>
                              </w:r>
                              <w:r>
                                <w:rPr>
                                  <w:i/>
                                  <w:iCs/>
                                </w:rPr>
                                <w:t xml:space="preserve"> </w:t>
                              </w:r>
                            </w:ins>
                            <w:r w:rsidRPr="009202FB">
                              <w:rPr>
                                <w:i/>
                                <w:iCs/>
                              </w:rPr>
                              <w:t xml:space="preserve">face </w:t>
                            </w:r>
                            <w:r w:rsidRPr="001A1B8F">
                              <w:t xml:space="preserve">images of </w:t>
                            </w:r>
                            <w:r>
                              <w:t>15</w:t>
                            </w:r>
                            <w:r w:rsidRPr="001A1B8F">
                              <w:t xml:space="preserve"> MCF-7 spheroids</w:t>
                            </w:r>
                            <w:r>
                              <w:t xml:space="preserve"> acquired automatically</w:t>
                            </w:r>
                            <w:r w:rsidRPr="001A1B8F">
                              <w:t xml:space="preserve">. </w:t>
                            </w:r>
                            <w:r w:rsidRPr="006C013B">
                              <w:t>The spheroids that were out of focus or out of the field of view (FOV) are highlighted</w:t>
                            </w:r>
                            <w:ins w:id="413" w:author="Ibrahim" w:date="2025-07-18T16:16:00Z">
                              <w:r>
                                <w:t xml:space="preserve"> by the yellow squares</w:t>
                              </w:r>
                            </w:ins>
                            <w:del w:id="414" w:author="Ibrahim" w:date="2025-07-18T16:16:00Z">
                              <w:r w:rsidRPr="006C013B" w:rsidDel="00383E3F">
                                <w:delText xml:space="preserve"> in the figure</w:delText>
                              </w:r>
                            </w:del>
                            <w:r w:rsidRPr="006C013B">
                              <w:t>.</w:t>
                            </w:r>
                          </w:p>
                          <w:p w14:paraId="2C1A4F68" w14:textId="77777777" w:rsidR="009E1419" w:rsidRPr="00AB60FE" w:rsidRDefault="009E1419" w:rsidP="00383E3F">
                            <w:pPr>
                              <w:pStyle w:val="Subtitles"/>
                              <w:ind w:left="0"/>
                              <w:jc w:val="both"/>
                              <w:rPr>
                                <w:lang w:val="en-IN"/>
                              </w:rPr>
                              <w:pPrChange w:id="415" w:author="Ibrahim" w:date="2025-07-18T16:13: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9F7" id="Text Box 4" o:spid="_x0000_s1029" type="#_x0000_t202" style="position:absolute;left:0;text-align:left;margin-left:0;margin-top:89.9pt;width:468.4pt;height:220.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" fillcolor="white [3201]" stroked="f" strokeweight=".5pt">
                <v:textbox>
                  <w:txbxContent>
                    <w:p w14:paraId="56A09E60" w14:textId="3BDD85D3" w:rsidR="009E1419" w:rsidRDefault="009E1419" w:rsidP="00BE31E8">
                      <w:pPr>
                        <w:pStyle w:val="Subtitles"/>
                        <w:ind w:left="0"/>
                        <w:rPr>
                          <w:ins w:id="416" w:author="Ibrahim" w:date="2025-07-18T15:14:00Z"/>
                          <w:lang w:eastAsia="ja-JP"/>
                        </w:rPr>
                        <w:pPrChange w:id="417" w:author="Ibrahim" w:date="2025-07-18T15:14:00Z">
                          <w:pPr>
                            <w:pStyle w:val="Subtitles"/>
                          </w:pPr>
                        </w:pPrChange>
                      </w:pPr>
                      <w:ins w:id="418" w:author="Ibrahim" w:date="2025-07-18T15:14:00Z">
                        <w:r>
                          <w:rPr>
                            <w:noProof/>
                            <w:lang w:eastAsia="ja-JP"/>
                          </w:rPr>
                          <w:drawing>
                            <wp:inline distT="0" distB="0" distL="0" distR="0" wp14:anchorId="102BAD99" wp14:editId="1311B84E">
                              <wp:extent cx="5734271" cy="2232000"/>
                              <wp:effectExtent l="0" t="0" r="0" b="0"/>
                              <wp:docPr id="712756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24" name="Picture 3"/>
                                      <pic:cNvPicPr/>
                                    </pic:nvPicPr>
                                    <pic:blipFill rotWithShape="1">
                                      <a:blip r:embed="rId17">
                                        <a:extLst>
                                          <a:ext uri="{28A0092B-C50C-407E-A947-70E740481C1C}">
                                            <a14:useLocalDpi xmlns:a14="http://schemas.microsoft.com/office/drawing/2010/main" val="0"/>
                                          </a:ext>
                                        </a:extLst>
                                      </a:blip>
                                      <a:srcRect t="2390" b="28478"/>
                                      <a:stretch>
                                        <a:fillRect/>
                                      </a:stretch>
                                    </pic:blipFill>
                                    <pic:spPr bwMode="auto">
                                      <a:xfrm>
                                        <a:off x="0" y="0"/>
                                        <a:ext cx="5734271" cy="2232000"/>
                                      </a:xfrm>
                                      <a:prstGeom prst="rect">
                                        <a:avLst/>
                                      </a:prstGeom>
                                      <a:ln>
                                        <a:noFill/>
                                      </a:ln>
                                      <a:extLst>
                                        <a:ext uri="{53640926-AAD7-44D8-BBD7-CCE9431645EC}">
                                          <a14:shadowObscured xmlns:a14="http://schemas.microsoft.com/office/drawing/2010/main"/>
                                        </a:ext>
                                      </a:extLst>
                                    </pic:spPr>
                                  </pic:pic>
                                </a:graphicData>
                              </a:graphic>
                            </wp:inline>
                          </w:drawing>
                        </w:r>
                      </w:ins>
                    </w:p>
                    <w:p w14:paraId="577051CF" w14:textId="48A315BA" w:rsidR="009E1419" w:rsidRPr="001A1B8F" w:rsidDel="00BE31E8" w:rsidRDefault="009E1419" w:rsidP="007A31F4">
                      <w:pPr>
                        <w:pStyle w:val="Subtitles"/>
                        <w:ind w:left="0"/>
                        <w:jc w:val="both"/>
                        <w:rPr>
                          <w:del w:id="419" w:author="Ibrahim" w:date="2025-07-18T15:14:00Z"/>
                        </w:rPr>
                        <w:pPrChange w:id="420" w:author="Ibrahim" w:date="2025-07-18T16:16:00Z">
                          <w:pPr>
                            <w:pStyle w:val="Subtitles"/>
                          </w:pPr>
                        </w:pPrChange>
                      </w:pPr>
                      <w:r w:rsidRPr="001A1B8F">
                        <w:rPr>
                          <w:lang w:eastAsia="ja-JP"/>
                        </w:rPr>
                        <w:t xml:space="preserve">Fig </w:t>
                      </w:r>
                      <w:r>
                        <w:rPr>
                          <w:lang w:eastAsia="ja-JP"/>
                        </w:rPr>
                        <w:t>3</w:t>
                      </w:r>
                      <w:r w:rsidRPr="001A1B8F">
                        <w:rPr>
                          <w:lang w:eastAsia="ja-JP"/>
                        </w:rPr>
                        <w:t xml:space="preserve">: </w:t>
                      </w:r>
                      <w:ins w:id="421" w:author="Ibrahim" w:date="2025-07-18T16:15:00Z">
                        <w:r>
                          <w:rPr>
                            <w:lang w:eastAsia="ja-JP"/>
                          </w:rPr>
                          <w:t xml:space="preserve">Automatically captured OCT and DOCT images of </w:t>
                        </w:r>
                      </w:ins>
                      <w:r w:rsidRPr="001A1B8F">
                        <w:rPr>
                          <w:lang w:eastAsia="ja-JP"/>
                        </w:rPr>
                        <w:t>MCF-7 spheroid</w:t>
                      </w:r>
                      <w:del w:id="422" w:author="Ibrahim" w:date="2025-07-18T16:15:00Z">
                        <w:r w:rsidRPr="001A1B8F" w:rsidDel="00383E3F">
                          <w:rPr>
                            <w:lang w:eastAsia="ja-JP"/>
                          </w:rPr>
                          <w:delText xml:space="preserve"> dynamic imaging</w:delText>
                        </w:r>
                      </w:del>
                      <w:r w:rsidRPr="001A1B8F">
                        <w:rPr>
                          <w:lang w:eastAsia="ja-JP"/>
                        </w:rPr>
                        <w:t xml:space="preserve">. </w:t>
                      </w:r>
                      <w:r>
                        <w:rPr>
                          <w:lang w:eastAsia="ja-JP"/>
                        </w:rPr>
                        <w:t xml:space="preserve">The panel includes </w:t>
                      </w:r>
                      <w:r>
                        <w:t>bright field</w:t>
                      </w:r>
                      <w:r w:rsidRPr="001A1B8F">
                        <w:t xml:space="preserve">, </w:t>
                      </w:r>
                      <w:del w:id="423" w:author="Ibrahim" w:date="2025-07-18T16:14:00Z">
                        <w:r w:rsidRPr="001A1B8F" w:rsidDel="00383E3F">
                          <w:delText>Cross-section</w:delText>
                        </w:r>
                      </w:del>
                      <w:ins w:id="424" w:author="Ibrahim" w:date="2025-07-18T16:14:00Z">
                        <w:r>
                          <w:t xml:space="preserve">OCT B-scan and </w:t>
                        </w:r>
                      </w:ins>
                      <w:del w:id="425" w:author="Ibrahim" w:date="2025-07-18T16:14:00Z">
                        <w:r w:rsidRPr="001A1B8F" w:rsidDel="00383E3F">
                          <w:delText>, OCT</w:delText>
                        </w:r>
                      </w:del>
                      <w:ins w:id="426" w:author="Ibrahim" w:date="2025-07-18T16:14:00Z">
                        <w:r>
                          <w:t xml:space="preserve">enface, and the corresponding  </w:t>
                        </w:r>
                      </w:ins>
                      <w:del w:id="427" w:author="Ibrahim" w:date="2025-07-18T16:14:00Z">
                        <w:r w:rsidRPr="001A1B8F" w:rsidDel="00383E3F">
                          <w:delText xml:space="preserve"> Intensity</w:delText>
                        </w:r>
                        <w:r w:rsidRPr="001A1B8F" w:rsidDel="00383E3F">
                          <w:rPr>
                            <w:lang w:eastAsia="ja-JP"/>
                          </w:rPr>
                          <w:delText xml:space="preserve">, </w:delText>
                        </w:r>
                      </w:del>
                      <w:r w:rsidRPr="001A1B8F">
                        <w:t>LIV</w:t>
                      </w:r>
                      <w:ins w:id="428" w:author="Ibrahim" w:date="2025-07-18T16:15:00Z">
                        <w:r>
                          <w:t xml:space="preserve"> </w:t>
                        </w:r>
                      </w:ins>
                      <w:del w:id="429" w:author="Ibrahim" w:date="2025-07-18T16:15:00Z">
                        <w:r w:rsidDel="00383E3F">
                          <w:delText>,</w:delText>
                        </w:r>
                        <w:r w:rsidRPr="001A1B8F" w:rsidDel="00383E3F">
                          <w:delText xml:space="preserve"> </w:delText>
                        </w:r>
                      </w:del>
                      <w:r w:rsidRPr="001A1B8F">
                        <w:t>and OCDS</w:t>
                      </w:r>
                      <w:r w:rsidRPr="001A1B8F">
                        <w:rPr>
                          <w:lang w:eastAsia="ja-JP"/>
                        </w:rPr>
                        <w:t xml:space="preserve"> </w:t>
                      </w:r>
                      <w:del w:id="430" w:author="Ibrahim" w:date="2025-07-18T16:15:00Z">
                        <w:r w:rsidRPr="009202FB" w:rsidDel="00383E3F">
                          <w:rPr>
                            <w:i/>
                            <w:iCs/>
                          </w:rPr>
                          <w:delText>En</w:delText>
                        </w:r>
                        <w:r w:rsidDel="00383E3F">
                          <w:rPr>
                            <w:i/>
                            <w:iCs/>
                          </w:rPr>
                          <w:delText xml:space="preserve"> </w:delText>
                        </w:r>
                      </w:del>
                      <w:ins w:id="431" w:author="Ibrahim" w:date="2025-07-18T16:15:00Z">
                        <w:r>
                          <w:rPr>
                            <w:i/>
                            <w:iCs/>
                          </w:rPr>
                          <w:t>e</w:t>
                        </w:r>
                        <w:r w:rsidRPr="009202FB">
                          <w:rPr>
                            <w:i/>
                            <w:iCs/>
                          </w:rPr>
                          <w:t>n</w:t>
                        </w:r>
                        <w:r>
                          <w:rPr>
                            <w:i/>
                            <w:iCs/>
                          </w:rPr>
                          <w:t xml:space="preserve"> </w:t>
                        </w:r>
                      </w:ins>
                      <w:r w:rsidRPr="009202FB">
                        <w:rPr>
                          <w:i/>
                          <w:iCs/>
                        </w:rPr>
                        <w:t xml:space="preserve">face </w:t>
                      </w:r>
                      <w:r w:rsidRPr="001A1B8F">
                        <w:t xml:space="preserve">images of </w:t>
                      </w:r>
                      <w:r>
                        <w:t>15</w:t>
                      </w:r>
                      <w:r w:rsidRPr="001A1B8F">
                        <w:t xml:space="preserve"> MCF-7 spheroids</w:t>
                      </w:r>
                      <w:r>
                        <w:t xml:space="preserve"> acquired automatically</w:t>
                      </w:r>
                      <w:r w:rsidRPr="001A1B8F">
                        <w:t xml:space="preserve">. </w:t>
                      </w:r>
                      <w:r w:rsidRPr="006C013B">
                        <w:t>The spheroids that were out of focus or out of the field of view (FOV) are highlighted</w:t>
                      </w:r>
                      <w:ins w:id="432" w:author="Ibrahim" w:date="2025-07-18T16:16:00Z">
                        <w:r>
                          <w:t xml:space="preserve"> by the yellow squares</w:t>
                        </w:r>
                      </w:ins>
                      <w:del w:id="433" w:author="Ibrahim" w:date="2025-07-18T16:16:00Z">
                        <w:r w:rsidRPr="006C013B" w:rsidDel="00383E3F">
                          <w:delText xml:space="preserve"> in the figure</w:delText>
                        </w:r>
                      </w:del>
                      <w:r w:rsidRPr="006C013B">
                        <w:t>.</w:t>
                      </w:r>
                    </w:p>
                    <w:p w14:paraId="2C1A4F68" w14:textId="77777777" w:rsidR="009E1419" w:rsidRPr="00AB60FE" w:rsidRDefault="009E1419" w:rsidP="00383E3F">
                      <w:pPr>
                        <w:pStyle w:val="Subtitles"/>
                        <w:ind w:left="0"/>
                        <w:jc w:val="both"/>
                        <w:rPr>
                          <w:lang w:val="en-IN"/>
                        </w:rPr>
                        <w:pPrChange w:id="434" w:author="Ibrahim" w:date="2025-07-18T16:13:00Z">
                          <w:pPr/>
                        </w:pPrChange>
                      </w:pPr>
                    </w:p>
                  </w:txbxContent>
                </v:textbox>
                <w10:wrap type="square" anchorx="margin"/>
              </v:shape>
            </w:pict>
          </mc:Fallback>
        </mc:AlternateContent>
      </w:r>
      <w:moveToRangeStart w:id="435" w:author="Ibrahim" w:date="2025-07-18T14:55:00Z" w:name="move203742934"/>
      <w:del w:id="436" w:author="Ibrahim" w:date="2025-07-18T14:55:00Z">
        <w:r w:rsidR="00C96DE9" w:rsidRPr="00C96DE9" w:rsidDel="00C96DE9">
          <w:rPr>
            <w:color w:val="000000" w:themeColor="text1"/>
            <w:rPrChange w:id="437" w:author="Ibrahim" w:date="2025-07-18T14:55:00Z">
              <w:rPr>
                <w:b/>
                <w:bCs/>
                <w:color w:val="000000" w:themeColor="text1"/>
              </w:rPr>
            </w:rPrChange>
          </w:rPr>
          <w:delText xml:space="preserve">                           </w:delText>
        </w:r>
      </w:del>
      <w:r w:rsidR="00C96DE9" w:rsidRPr="00C96DE9">
        <w:rPr>
          <w:color w:val="000000" w:themeColor="text1"/>
          <w:rPrChange w:id="438" w:author="Ibrahim" w:date="2025-07-18T14:55:00Z">
            <w:rPr>
              <w:b/>
              <w:bCs/>
              <w:color w:val="000000" w:themeColor="text1"/>
            </w:rPr>
          </w:rPrChange>
        </w:rPr>
        <w:t xml:space="preserve">To assess </w:t>
      </w:r>
      <w:ins w:id="439" w:author="Ibrahim" w:date="2025-07-18T14:55:00Z">
        <w:r w:rsidR="00C96DE9">
          <w:rPr>
            <w:color w:val="000000" w:themeColor="text1"/>
          </w:rPr>
          <w:t>the intra</w:t>
        </w:r>
      </w:ins>
      <w:r w:rsidR="00C96DE9" w:rsidRPr="00C96DE9">
        <w:rPr>
          <w:color w:val="000000" w:themeColor="text1"/>
          <w:rPrChange w:id="440" w:author="Ibrahim" w:date="2025-07-18T14:55:00Z">
            <w:rPr>
              <w:b/>
              <w:bCs/>
              <w:color w:val="000000" w:themeColor="text1"/>
            </w:rPr>
          </w:rPrChange>
        </w:rPr>
        <w:t xml:space="preserve">cellular dynamics, </w:t>
      </w:r>
      <w:del w:id="441" w:author="Ibrahim" w:date="2025-07-18T14:56:00Z">
        <w:r w:rsidR="00C96DE9" w:rsidRPr="00C96DE9" w:rsidDel="00C96DE9">
          <w:rPr>
            <w:color w:val="000000" w:themeColor="text1"/>
            <w:rPrChange w:id="442" w:author="Ibrahim" w:date="2025-07-18T14:55:00Z">
              <w:rPr>
                <w:b/>
                <w:bCs/>
                <w:color w:val="000000" w:themeColor="text1"/>
              </w:rPr>
            </w:rPrChange>
          </w:rPr>
          <w:delText xml:space="preserve">two types of </w:delText>
        </w:r>
      </w:del>
      <w:del w:id="443" w:author="Ibrahim" w:date="2025-07-18T14:55:00Z">
        <w:r w:rsidR="00C96DE9" w:rsidRPr="00C96DE9" w:rsidDel="00C96DE9">
          <w:rPr>
            <w:color w:val="000000" w:themeColor="text1"/>
            <w:rPrChange w:id="444" w:author="Ibrahim" w:date="2025-07-18T14:55:00Z">
              <w:rPr>
                <w:b/>
                <w:bCs/>
                <w:color w:val="000000" w:themeColor="text1"/>
              </w:rPr>
            </w:rPrChange>
          </w:rPr>
          <w:delText>label-free</w:delText>
        </w:r>
      </w:del>
      <w:del w:id="445" w:author="Ibrahim" w:date="2025-07-18T14:56:00Z">
        <w:r w:rsidR="00C96DE9" w:rsidRPr="00C96DE9" w:rsidDel="00C96DE9">
          <w:rPr>
            <w:color w:val="000000" w:themeColor="text1"/>
            <w:rPrChange w:id="446" w:author="Ibrahim" w:date="2025-07-18T14:55:00Z">
              <w:rPr>
                <w:b/>
                <w:bCs/>
                <w:color w:val="000000" w:themeColor="text1"/>
              </w:rPr>
            </w:rPrChange>
          </w:rPr>
          <w:delText xml:space="preserve"> </w:delText>
        </w:r>
      </w:del>
      <w:del w:id="447" w:author="Ibrahim" w:date="2025-07-18T14:55:00Z">
        <w:r w:rsidR="00C96DE9" w:rsidRPr="00C96DE9" w:rsidDel="00C96DE9">
          <w:rPr>
            <w:color w:val="000000" w:themeColor="text1"/>
            <w:rPrChange w:id="448" w:author="Ibrahim" w:date="2025-07-18T14:55:00Z">
              <w:rPr>
                <w:b/>
                <w:bCs/>
                <w:color w:val="000000" w:themeColor="text1"/>
              </w:rPr>
            </w:rPrChange>
          </w:rPr>
          <w:delText>contrast images</w:delText>
        </w:r>
      </w:del>
      <w:del w:id="449" w:author="Ibrahim" w:date="2025-07-18T14:56:00Z">
        <w:r w:rsidR="00C96DE9" w:rsidRPr="00C96DE9" w:rsidDel="00C96DE9">
          <w:rPr>
            <w:color w:val="000000" w:themeColor="text1"/>
            <w:rPrChange w:id="450" w:author="Ibrahim" w:date="2025-07-18T14:55:00Z">
              <w:rPr>
                <w:b/>
                <w:bCs/>
                <w:color w:val="000000" w:themeColor="text1"/>
              </w:rPr>
            </w:rPrChange>
          </w:rPr>
          <w:delText xml:space="preserve"> were generated from time-series OCT intensity frames </w:delText>
        </w:r>
      </w:del>
      <w:ins w:id="451" w:author="Ibrahim" w:date="2025-07-18T14:56:00Z">
        <w:r w:rsidR="00C96DE9">
          <w:rPr>
            <w:color w:val="000000" w:themeColor="text1"/>
          </w:rPr>
          <w:t xml:space="preserve">we </w:t>
        </w:r>
      </w:ins>
      <w:del w:id="452" w:author="Ibrahim" w:date="2025-07-18T14:56:00Z">
        <w:r w:rsidR="00C96DE9" w:rsidRPr="00C96DE9" w:rsidDel="00C96DE9">
          <w:rPr>
            <w:color w:val="000000" w:themeColor="text1"/>
            <w:rPrChange w:id="453" w:author="Ibrahim" w:date="2025-07-18T14:55:00Z">
              <w:rPr>
                <w:b/>
                <w:bCs/>
                <w:color w:val="000000" w:themeColor="text1"/>
              </w:rPr>
            </w:rPrChange>
          </w:rPr>
          <w:delText xml:space="preserve">using </w:delText>
        </w:r>
      </w:del>
      <w:ins w:id="454" w:author="Ibrahim" w:date="2025-07-18T14:56:00Z">
        <w:r w:rsidR="00C96DE9" w:rsidRPr="00C96DE9">
          <w:rPr>
            <w:color w:val="000000" w:themeColor="text1"/>
            <w:rPrChange w:id="455" w:author="Ibrahim" w:date="2025-07-18T14:55:00Z">
              <w:rPr>
                <w:b/>
                <w:bCs/>
                <w:color w:val="000000" w:themeColor="text1"/>
              </w:rPr>
            </w:rPrChange>
          </w:rPr>
          <w:t>us</w:t>
        </w:r>
        <w:r w:rsidR="00C96DE9">
          <w:rPr>
            <w:color w:val="000000" w:themeColor="text1"/>
          </w:rPr>
          <w:t>ed</w:t>
        </w:r>
        <w:r w:rsidR="00C96DE9" w:rsidRPr="00C96DE9">
          <w:rPr>
            <w:color w:val="000000" w:themeColor="text1"/>
            <w:rPrChange w:id="456" w:author="Ibrahim" w:date="2025-07-18T14:55:00Z">
              <w:rPr>
                <w:b/>
                <w:bCs/>
                <w:color w:val="000000" w:themeColor="text1"/>
              </w:rPr>
            </w:rPrChange>
          </w:rPr>
          <w:t xml:space="preserve"> </w:t>
        </w:r>
      </w:ins>
      <w:r w:rsidR="00C96DE9" w:rsidRPr="00C96DE9">
        <w:rPr>
          <w:color w:val="000000" w:themeColor="text1"/>
          <w:rPrChange w:id="457" w:author="Ibrahim" w:date="2025-07-18T14:55:00Z">
            <w:rPr>
              <w:b/>
              <w:bCs/>
              <w:color w:val="000000" w:themeColor="text1"/>
            </w:rPr>
          </w:rPrChange>
        </w:rPr>
        <w:t xml:space="preserve">two </w:t>
      </w:r>
      <w:ins w:id="458" w:author="Ibrahim" w:date="2025-07-18T14:56:00Z">
        <w:r w:rsidR="00C96DE9">
          <w:rPr>
            <w:color w:val="000000" w:themeColor="text1"/>
          </w:rPr>
          <w:t xml:space="preserve">DOCT </w:t>
        </w:r>
      </w:ins>
      <w:r w:rsidR="00C96DE9" w:rsidRPr="00C96DE9">
        <w:rPr>
          <w:color w:val="000000" w:themeColor="text1"/>
          <w:rPrChange w:id="459" w:author="Ibrahim" w:date="2025-07-18T14:55:00Z">
            <w:rPr>
              <w:b/>
              <w:bCs/>
              <w:color w:val="000000" w:themeColor="text1"/>
            </w:rPr>
          </w:rPrChange>
        </w:rPr>
        <w:t>algorithms: logarithmic-intensity variance (LIV) and OCT correlation decay speed (OCDS</w:t>
      </w:r>
      <w:r w:rsidR="00C96DE9" w:rsidRPr="00C96DE9">
        <w:rPr>
          <w:i/>
          <w:iCs/>
          <w:color w:val="000000" w:themeColor="text1"/>
          <w:vertAlign w:val="subscript"/>
          <w:rPrChange w:id="460" w:author="Ibrahim" w:date="2025-07-18T14:56:00Z">
            <w:rPr>
              <w:b/>
              <w:bCs/>
              <w:color w:val="000000" w:themeColor="text1"/>
            </w:rPr>
          </w:rPrChange>
        </w:rPr>
        <w:t>l</w:t>
      </w:r>
      <w:r w:rsidR="00C96DE9" w:rsidRPr="00C96DE9">
        <w:rPr>
          <w:color w:val="000000" w:themeColor="text1"/>
          <w:rPrChange w:id="461" w:author="Ibrahim" w:date="2025-07-18T14:55:00Z">
            <w:rPr>
              <w:b/>
              <w:bCs/>
              <w:color w:val="000000" w:themeColor="text1"/>
            </w:rPr>
          </w:rPrChange>
        </w:rPr>
        <w:t>)</w:t>
      </w:r>
      <w:ins w:id="462" w:author="Ibrahim" w:date="2025-07-18T15:06:00Z">
        <w:r w:rsidR="00351F0A">
          <w:rPr>
            <w:color w:val="000000" w:themeColor="text1"/>
          </w:rPr>
          <w:t xml:space="preserve"> </w:t>
        </w:r>
        <w:r w:rsidR="00351F0A" w:rsidRPr="00351F0A">
          <w:rPr>
            <w:b/>
            <w:bCs/>
            <w:color w:val="000000" w:themeColor="text1"/>
            <w:rPrChange w:id="463" w:author="Ibrahim" w:date="2025-07-18T15:06:00Z">
              <w:rPr>
                <w:color w:val="000000" w:themeColor="text1"/>
              </w:rPr>
            </w:rPrChange>
          </w:rPr>
          <w:t>[Ref]</w:t>
        </w:r>
      </w:ins>
      <w:r w:rsidR="00C96DE9" w:rsidRPr="00C96DE9">
        <w:rPr>
          <w:color w:val="000000" w:themeColor="text1"/>
          <w:rPrChange w:id="464" w:author="Ibrahim" w:date="2025-07-18T14:55:00Z">
            <w:rPr>
              <w:b/>
              <w:bCs/>
              <w:color w:val="000000" w:themeColor="text1"/>
            </w:rPr>
          </w:rPrChange>
        </w:rPr>
        <w:t xml:space="preserve">. The LIV </w:t>
      </w:r>
      <w:ins w:id="465" w:author="Ibrahim" w:date="2025-07-18T14:58:00Z">
        <w:r w:rsidR="00A01AA8">
          <w:rPr>
            <w:color w:val="000000" w:themeColor="text1"/>
          </w:rPr>
          <w:t xml:space="preserve">is computed as the time variance of the logarithmic (dB-scaled) OCT intensity. And it was supposed to be </w:t>
        </w:r>
      </w:ins>
      <w:ins w:id="466" w:author="Ibrahim" w:date="2025-07-18T14:59:00Z">
        <w:r w:rsidR="00A01AA8">
          <w:rPr>
            <w:color w:val="000000" w:themeColor="text1"/>
          </w:rPr>
          <w:t>sensitive</w:t>
        </w:r>
      </w:ins>
      <w:ins w:id="467" w:author="Ibrahim" w:date="2025-07-18T14:58:00Z">
        <w:r w:rsidR="00A01AA8">
          <w:rPr>
            <w:color w:val="000000" w:themeColor="text1"/>
          </w:rPr>
          <w:t xml:space="preserve"> to the occupancy of the </w:t>
        </w:r>
      </w:ins>
      <w:ins w:id="468" w:author="Ibrahim" w:date="2025-07-18T14:59:00Z">
        <w:r w:rsidR="00A01AA8">
          <w:rPr>
            <w:color w:val="000000" w:themeColor="text1"/>
          </w:rPr>
          <w:t>dynamic</w:t>
        </w:r>
      </w:ins>
      <w:ins w:id="469" w:author="Ibrahim" w:date="2025-07-18T14:58:00Z">
        <w:r w:rsidR="00A01AA8">
          <w:rPr>
            <w:color w:val="000000" w:themeColor="text1"/>
          </w:rPr>
          <w:t xml:space="preserve"> </w:t>
        </w:r>
      </w:ins>
      <w:ins w:id="470" w:author="Ibrahim" w:date="2025-07-18T14:59:00Z">
        <w:r w:rsidR="00A01AA8">
          <w:rPr>
            <w:color w:val="000000" w:themeColor="text1"/>
          </w:rPr>
          <w:t xml:space="preserve">scatterers within the tissue </w:t>
        </w:r>
        <w:r w:rsidR="00A01AA8" w:rsidRPr="00A01AA8">
          <w:rPr>
            <w:b/>
            <w:bCs/>
            <w:color w:val="000000" w:themeColor="text1"/>
            <w:rPrChange w:id="471" w:author="Ibrahim" w:date="2025-07-18T14:59:00Z">
              <w:rPr>
                <w:color w:val="000000" w:themeColor="text1"/>
              </w:rPr>
            </w:rPrChange>
          </w:rPr>
          <w:t>[Ref; Rion]</w:t>
        </w:r>
        <w:r w:rsidR="00A01AA8">
          <w:rPr>
            <w:color w:val="000000" w:themeColor="text1"/>
          </w:rPr>
          <w:t>.</w:t>
        </w:r>
      </w:ins>
      <w:ins w:id="472" w:author="Ibrahim" w:date="2025-07-18T15:01:00Z">
        <w:r w:rsidR="00C233A7">
          <w:rPr>
            <w:color w:val="000000" w:themeColor="text1"/>
          </w:rPr>
          <w:t xml:space="preserve"> The OCDS</w:t>
        </w:r>
        <w:r w:rsidR="00C233A7" w:rsidRPr="00C233A7">
          <w:rPr>
            <w:i/>
            <w:iCs/>
            <w:color w:val="000000" w:themeColor="text1"/>
            <w:vertAlign w:val="subscript"/>
            <w:rPrChange w:id="473" w:author="Ibrahim" w:date="2025-07-18T15:03:00Z">
              <w:rPr>
                <w:color w:val="000000" w:themeColor="text1"/>
              </w:rPr>
            </w:rPrChange>
          </w:rPr>
          <w:t>l</w:t>
        </w:r>
        <w:r w:rsidR="00C233A7">
          <w:rPr>
            <w:color w:val="000000" w:themeColor="text1"/>
          </w:rPr>
          <w:t xml:space="preserve"> is defined as the slop</w:t>
        </w:r>
      </w:ins>
      <w:ins w:id="474" w:author="Ibrahim" w:date="2025-07-18T15:03:00Z">
        <w:r w:rsidR="00C233A7">
          <w:rPr>
            <w:color w:val="000000" w:themeColor="text1"/>
          </w:rPr>
          <w:t xml:space="preserve">e </w:t>
        </w:r>
      </w:ins>
      <w:ins w:id="475" w:author="Ibrahim" w:date="2025-07-18T15:01:00Z">
        <w:r w:rsidR="00C233A7">
          <w:rPr>
            <w:color w:val="000000" w:themeColor="text1"/>
          </w:rPr>
          <w:t xml:space="preserve">of the autocorrelation decay </w:t>
        </w:r>
      </w:ins>
      <w:ins w:id="476" w:author="Ibrahim" w:date="2025-07-18T15:04:00Z">
        <w:r w:rsidR="00C233A7">
          <w:rPr>
            <w:color w:val="000000" w:themeColor="text1"/>
          </w:rPr>
          <w:t>curve</w:t>
        </w:r>
      </w:ins>
      <w:ins w:id="477" w:author="Ibrahim" w:date="2025-07-18T15:01:00Z">
        <w:r w:rsidR="00C233A7">
          <w:rPr>
            <w:color w:val="000000" w:themeColor="text1"/>
          </w:rPr>
          <w:t xml:space="preserve"> of th</w:t>
        </w:r>
      </w:ins>
      <w:ins w:id="478" w:author="Ibrahim" w:date="2025-07-18T15:03:00Z">
        <w:r w:rsidR="00C233A7">
          <w:rPr>
            <w:color w:val="000000" w:themeColor="text1"/>
          </w:rPr>
          <w:t>e sequentially</w:t>
        </w:r>
      </w:ins>
      <w:ins w:id="479" w:author="Ibrahim" w:date="2025-07-18T15:01:00Z">
        <w:r w:rsidR="00C233A7">
          <w:rPr>
            <w:color w:val="000000" w:themeColor="text1"/>
          </w:rPr>
          <w:t xml:space="preserve"> capture</w:t>
        </w:r>
      </w:ins>
      <w:ins w:id="480" w:author="Ibrahim" w:date="2025-07-18T15:04:00Z">
        <w:r w:rsidR="00C233A7">
          <w:rPr>
            <w:color w:val="000000" w:themeColor="text1"/>
          </w:rPr>
          <w:t>d</w:t>
        </w:r>
      </w:ins>
      <w:ins w:id="481" w:author="Ibrahim" w:date="2025-07-18T15:01:00Z">
        <w:r w:rsidR="00C233A7">
          <w:rPr>
            <w:color w:val="000000" w:themeColor="text1"/>
          </w:rPr>
          <w:t xml:space="preserve"> OCT frames at </w:t>
        </w:r>
      </w:ins>
      <w:ins w:id="482" w:author="Ibrahim" w:date="2025-07-18T15:04:00Z">
        <w:r w:rsidR="00C233A7">
          <w:rPr>
            <w:color w:val="000000" w:themeColor="text1"/>
          </w:rPr>
          <w:t>each</w:t>
        </w:r>
      </w:ins>
      <w:ins w:id="483" w:author="Ibrahim" w:date="2025-07-18T15:01:00Z">
        <w:r w:rsidR="00C233A7">
          <w:rPr>
            <w:color w:val="000000" w:themeColor="text1"/>
          </w:rPr>
          <w:t xml:space="preserve"> </w:t>
        </w:r>
      </w:ins>
      <w:ins w:id="484" w:author="Ibrahim" w:date="2025-07-18T15:04:00Z">
        <w:r w:rsidR="00C233A7">
          <w:rPr>
            <w:color w:val="000000" w:themeColor="text1"/>
          </w:rPr>
          <w:t xml:space="preserve">B-scan </w:t>
        </w:r>
      </w:ins>
      <w:ins w:id="485" w:author="Ibrahim" w:date="2025-07-18T15:01:00Z">
        <w:r w:rsidR="00C233A7">
          <w:rPr>
            <w:color w:val="000000" w:themeColor="text1"/>
          </w:rPr>
          <w:t>location</w:t>
        </w:r>
      </w:ins>
      <w:ins w:id="486" w:author="Ibrahim" w:date="2025-07-18T15:03:00Z">
        <w:r w:rsidR="00C233A7">
          <w:rPr>
            <w:color w:val="000000" w:themeColor="text1"/>
          </w:rPr>
          <w:t xml:space="preserve"> at a delay range of </w:t>
        </w:r>
        <w:r w:rsidR="00C233A7" w:rsidRPr="004C68C2">
          <w:rPr>
            <w:color w:val="000000" w:themeColor="text1"/>
            <w:highlight w:val="yellow"/>
          </w:rPr>
          <w:t>[??, ??]</w:t>
        </w:r>
      </w:ins>
      <w:ins w:id="487" w:author="Ibrahim" w:date="2025-07-18T15:02:00Z">
        <w:r w:rsidR="00C233A7">
          <w:rPr>
            <w:color w:val="000000" w:themeColor="text1"/>
          </w:rPr>
          <w:t>.</w:t>
        </w:r>
      </w:ins>
      <w:ins w:id="488" w:author="Ibrahim" w:date="2025-07-18T15:07:00Z">
        <w:r w:rsidR="00056CA2">
          <w:rPr>
            <w:color w:val="000000" w:themeColor="text1"/>
          </w:rPr>
          <w:t xml:space="preserve"> OCDS</w:t>
        </w:r>
        <w:r w:rsidR="00056CA2" w:rsidRPr="00BE31E8">
          <w:rPr>
            <w:i/>
            <w:iCs/>
            <w:color w:val="000000" w:themeColor="text1"/>
            <w:vertAlign w:val="subscript"/>
            <w:rPrChange w:id="489" w:author="Ibrahim" w:date="2025-07-18T15:08:00Z">
              <w:rPr>
                <w:color w:val="000000" w:themeColor="text1"/>
              </w:rPr>
            </w:rPrChange>
          </w:rPr>
          <w:t xml:space="preserve">l </w:t>
        </w:r>
        <w:r w:rsidR="00056CA2">
          <w:rPr>
            <w:color w:val="000000" w:themeColor="text1"/>
          </w:rPr>
          <w:t xml:space="preserve">was supposed to be sensitive to a certain velocity range of the intracellular scatterers </w:t>
        </w:r>
        <w:r w:rsidR="00056CA2" w:rsidRPr="000E7B19">
          <w:rPr>
            <w:b/>
            <w:bCs/>
            <w:color w:val="000000" w:themeColor="text1"/>
          </w:rPr>
          <w:t>[Ref; Rion]</w:t>
        </w:r>
        <w:r w:rsidR="00056CA2">
          <w:rPr>
            <w:b/>
            <w:bCs/>
            <w:color w:val="000000" w:themeColor="text1"/>
          </w:rPr>
          <w:t>.</w:t>
        </w:r>
      </w:ins>
    </w:p>
    <w:p w14:paraId="221C9D31" w14:textId="774BE6E3" w:rsidR="00C96DE9" w:rsidRPr="00C96DE9" w:rsidDel="00BE31E8" w:rsidRDefault="00C96DE9" w:rsidP="00567291">
      <w:pPr>
        <w:pStyle w:val="Heading1"/>
        <w:rPr>
          <w:del w:id="490" w:author="Ibrahim" w:date="2025-07-18T15:08:00Z"/>
        </w:rPr>
        <w:pPrChange w:id="491" w:author="Ibrahim" w:date="2025-07-18T16:47:00Z">
          <w:pPr>
            <w:jc w:val="both"/>
          </w:pPr>
        </w:pPrChange>
      </w:pPr>
      <w:del w:id="492" w:author="Ibrahim" w:date="2025-07-18T15:06:00Z">
        <w:r w:rsidRPr="00C96DE9" w:rsidDel="00056CA2">
          <w:rPr>
            <w:rPrChange w:id="493" w:author="Ibrahim" w:date="2025-07-18T14:55:00Z">
              <w:rPr>
                <w:b/>
                <w:bCs/>
                <w:color w:val="000000" w:themeColor="text1"/>
              </w:rPr>
            </w:rPrChange>
          </w:rPr>
          <w:delText xml:space="preserve">maps provided motion contrast, while OCDS offered insights into intracellular activity. </w:delText>
        </w:r>
      </w:del>
      <w:del w:id="494" w:author="Ibrahim" w:date="2025-07-18T15:08:00Z">
        <w:r w:rsidRPr="00C96DE9" w:rsidDel="00BE31E8">
          <w:rPr>
            <w:rPrChange w:id="495" w:author="Ibrahim" w:date="2025-07-18T14:55:00Z">
              <w:rPr>
                <w:b/>
                <w:bCs/>
                <w:color w:val="000000" w:themeColor="text1"/>
              </w:rPr>
            </w:rPrChange>
          </w:rPr>
          <w:delText>Notably, the central regions of all the spheroids exhibited reduced OCDS signals, indicative of necrotic cell death likely caused by hypoxia and limited nutrient availability, which is common in the core of cancer spheroids.</w:delText>
        </w:r>
        <w:moveToRangeEnd w:id="435"/>
      </w:del>
    </w:p>
    <w:p w14:paraId="7FD179B2" w14:textId="755DD91B" w:rsidR="000E21A3" w:rsidRDefault="00BE31E8" w:rsidP="00567291">
      <w:pPr>
        <w:pStyle w:val="Heading1"/>
        <w:rPr>
          <w:lang w:val="en-GB" w:eastAsia="ja-JP"/>
        </w:rPr>
      </w:pPr>
      <w:del w:id="496" w:author="Ibrahim" w:date="2025-07-18T15:13:00Z">
        <w:r w:rsidDel="00BE31E8">
          <w:rPr>
            <w:noProof/>
            <w:lang w:eastAsia="ja-JP"/>
          </w:rPr>
          <mc:AlternateContent>
            <mc:Choice Requires="wps">
              <w:drawing>
                <wp:anchor distT="0" distB="0" distL="114300" distR="114300" simplePos="0" relativeHeight="251650558" behindDoc="0" locked="0" layoutInCell="1" allowOverlap="1" wp14:anchorId="585CC644" wp14:editId="7F356A71">
                  <wp:simplePos x="0" y="0"/>
                  <wp:positionH relativeFrom="column">
                    <wp:posOffset>-57785</wp:posOffset>
                  </wp:positionH>
                  <wp:positionV relativeFrom="paragraph">
                    <wp:posOffset>400685</wp:posOffset>
                  </wp:positionV>
                  <wp:extent cx="6477000" cy="3078480"/>
                  <wp:effectExtent l="0" t="0" r="0" b="7620"/>
                  <wp:wrapNone/>
                  <wp:docPr id="712756398" name="Text Box 7"/>
                  <wp:cNvGraphicFramePr/>
                  <a:graphic xmlns:a="http://schemas.openxmlformats.org/drawingml/2006/main">
                    <a:graphicData uri="http://schemas.microsoft.com/office/word/2010/wordprocessingShape">
                      <wps:wsp>
                        <wps:cNvSpPr txBox="1"/>
                        <wps:spPr>
                          <a:xfrm>
                            <a:off x="0" y="0"/>
                            <a:ext cx="6477000" cy="3078480"/>
                          </a:xfrm>
                          <a:prstGeom prst="rect">
                            <a:avLst/>
                          </a:prstGeom>
                          <a:solidFill>
                            <a:schemeClr val="lt1"/>
                          </a:solidFill>
                          <a:ln w="6350">
                            <a:noFill/>
                          </a:ln>
                        </wps:spPr>
                        <wps:txbx>
                          <w:txbxContent>
                            <w:p w14:paraId="04AD454F" w14:textId="77777777" w:rsidR="009E1419" w:rsidRDefault="009E14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CC644" id="Text Box 7" o:spid="_x0000_s1030" type="#_x0000_t202" style="position:absolute;left:0;text-align:left;margin-left:-4.55pt;margin-top:31.55pt;width:510pt;height:242.4pt;z-index:2516505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" fillcolor="white [3201]" stroked="f" strokeweight=".5pt">
                  <v:textbox>
                    <w:txbxContent>
                      <w:p w14:paraId="04AD454F" w14:textId="77777777" w:rsidR="009E1419" w:rsidRDefault="009E1419"/>
                    </w:txbxContent>
                  </v:textbox>
                </v:shape>
              </w:pict>
            </mc:Fallback>
          </mc:AlternateContent>
        </w:r>
      </w:del>
      <w:r w:rsidR="000E21A3">
        <w:rPr>
          <w:lang w:val="en-GB" w:eastAsia="ja-JP"/>
        </w:rPr>
        <w:t xml:space="preserve">RESULTS </w:t>
      </w:r>
      <w:del w:id="497" w:author="Ibrahim" w:date="2025-07-18T15:33:00Z">
        <w:r w:rsidR="000E21A3" w:rsidDel="00E9267F">
          <w:rPr>
            <w:lang w:val="en-GB" w:eastAsia="ja-JP"/>
          </w:rPr>
          <w:delText>AND DISCUSSION</w:delText>
        </w:r>
      </w:del>
    </w:p>
    <w:p w14:paraId="69A197C2" w14:textId="02665A4C" w:rsidR="008B1F82" w:rsidDel="0033425C" w:rsidRDefault="000501C6" w:rsidP="0033425C">
      <w:pPr>
        <w:jc w:val="both"/>
        <w:rPr>
          <w:del w:id="498" w:author="Ibrahim" w:date="2025-07-18T15:16:00Z"/>
          <w:lang w:val="en-GB" w:eastAsia="ja-JP"/>
        </w:rPr>
        <w:pPrChange w:id="499" w:author="Ibrahim" w:date="2025-07-18T15:20:00Z">
          <w:pPr/>
        </w:pPrChange>
      </w:pPr>
      <w:ins w:id="500" w:author="Ibrahim" w:date="2025-07-18T15:16:00Z">
        <w:r>
          <w:rPr>
            <w:lang w:val="en-GB" w:eastAsia="ja-JP"/>
          </w:rPr>
          <w:t xml:space="preserve">Figure 3 shows the </w:t>
        </w:r>
      </w:ins>
      <w:ins w:id="501" w:author="Ibrahim" w:date="2025-07-18T15:17:00Z">
        <w:r w:rsidR="006947C2">
          <w:rPr>
            <w:lang w:val="en-GB" w:eastAsia="ja-JP"/>
          </w:rPr>
          <w:t>Bright filed, OCT, and DOCT images of the 15 measured spheroids.</w:t>
        </w:r>
      </w:ins>
      <w:ins w:id="502" w:author="Ibrahim" w:date="2025-07-18T15:22:00Z">
        <w:r w:rsidR="0033425C">
          <w:rPr>
            <w:lang w:val="en-GB" w:eastAsia="ja-JP"/>
          </w:rPr>
          <w:t xml:space="preserve"> </w:t>
        </w:r>
      </w:ins>
    </w:p>
    <w:p w14:paraId="75E2BBF7" w14:textId="76FA5C41" w:rsidR="00CA40DC" w:rsidRDefault="000501C6" w:rsidP="00AC6BF5">
      <w:pPr>
        <w:jc w:val="both"/>
        <w:rPr>
          <w:lang w:val="en-GB" w:eastAsia="ja-JP"/>
        </w:rPr>
        <w:pPrChange w:id="503" w:author="Ibrahim" w:date="2025-07-18T16:18:00Z">
          <w:pPr/>
        </w:pPrChange>
      </w:pPr>
      <w:ins w:id="504" w:author="Ibrahim" w:date="2025-07-18T15:16:00Z">
        <w:r w:rsidRPr="000501C6">
          <w:rPr>
            <w:lang w:val="en-GB" w:eastAsia="ja-JP"/>
          </w:rPr>
          <w:t>Out of the 15 spheroids targeted, 13 were successfully imaged using the automated system.</w:t>
        </w:r>
      </w:ins>
      <w:ins w:id="505" w:author="Ibrahim" w:date="2025-07-18T15:19:00Z">
        <w:r w:rsidR="0033425C">
          <w:rPr>
            <w:lang w:val="en-GB" w:eastAsia="ja-JP"/>
          </w:rPr>
          <w:t xml:space="preserve"> And they exhibited the well-known DOCT patterns of the spheroid</w:t>
        </w:r>
      </w:ins>
      <w:ins w:id="506" w:author="Ibrahim" w:date="2025-07-18T15:20:00Z">
        <w:r w:rsidR="0033425C">
          <w:rPr>
            <w:lang w:val="en-GB" w:eastAsia="ja-JP"/>
          </w:rPr>
          <w:t xml:space="preserve">. Namely, </w:t>
        </w:r>
      </w:ins>
      <w:ins w:id="507" w:author="Ibrahim" w:date="2025-07-18T15:16:00Z">
        <w:r w:rsidRPr="000501C6">
          <w:rPr>
            <w:lang w:val="en-GB" w:eastAsia="ja-JP"/>
          </w:rPr>
          <w:t xml:space="preserve">the </w:t>
        </w:r>
      </w:ins>
      <w:ins w:id="508" w:author="Ibrahim" w:date="2025-07-18T15:21:00Z">
        <w:r w:rsidR="0033425C">
          <w:rPr>
            <w:lang w:val="en-GB" w:eastAsia="ja-JP"/>
          </w:rPr>
          <w:t>spheroid centre</w:t>
        </w:r>
      </w:ins>
      <w:ins w:id="509" w:author="Ibrahim" w:date="2025-07-18T15:16:00Z">
        <w:r w:rsidRPr="000501C6">
          <w:rPr>
            <w:lang w:val="en-GB" w:eastAsia="ja-JP"/>
          </w:rPr>
          <w:t xml:space="preserve"> exhibited reduced </w:t>
        </w:r>
      </w:ins>
      <w:ins w:id="510" w:author="Ibrahim" w:date="2025-07-18T15:21:00Z">
        <w:r w:rsidR="0033425C">
          <w:rPr>
            <w:lang w:val="en-GB" w:eastAsia="ja-JP"/>
          </w:rPr>
          <w:t>LIV</w:t>
        </w:r>
      </w:ins>
      <w:ins w:id="511" w:author="Ibrahim" w:date="2025-07-18T16:17:00Z">
        <w:r w:rsidR="00AC6BF5">
          <w:rPr>
            <w:lang w:val="en-GB" w:eastAsia="ja-JP"/>
          </w:rPr>
          <w:t xml:space="preserve"> </w:t>
        </w:r>
      </w:ins>
      <w:ins w:id="512" w:author="Ibrahim" w:date="2025-07-18T15:21:00Z">
        <w:r w:rsidR="0033425C">
          <w:rPr>
            <w:lang w:val="en-GB" w:eastAsia="ja-JP"/>
          </w:rPr>
          <w:t xml:space="preserve">and </w:t>
        </w:r>
      </w:ins>
      <w:ins w:id="513" w:author="Ibrahim" w:date="2025-07-18T15:16:00Z">
        <w:r w:rsidRPr="000501C6">
          <w:rPr>
            <w:lang w:val="en-GB" w:eastAsia="ja-JP"/>
          </w:rPr>
          <w:t>OCDS</w:t>
        </w:r>
      </w:ins>
      <w:ins w:id="514" w:author="Ibrahim" w:date="2025-07-18T15:22:00Z">
        <w:r w:rsidR="0033425C" w:rsidRPr="0033425C">
          <w:rPr>
            <w:i/>
            <w:iCs/>
            <w:vertAlign w:val="subscript"/>
            <w:lang w:val="en-GB" w:eastAsia="ja-JP"/>
            <w:rPrChange w:id="515" w:author="Ibrahim" w:date="2025-07-18T15:23:00Z">
              <w:rPr>
                <w:lang w:val="en-GB" w:eastAsia="ja-JP"/>
              </w:rPr>
            </w:rPrChange>
          </w:rPr>
          <w:t>l</w:t>
        </w:r>
      </w:ins>
      <w:ins w:id="516" w:author="Ibrahim" w:date="2025-07-18T16:17:00Z">
        <w:r w:rsidR="00AC6BF5">
          <w:rPr>
            <w:i/>
            <w:iCs/>
            <w:vertAlign w:val="subscript"/>
            <w:lang w:val="en-GB" w:eastAsia="ja-JP"/>
          </w:rPr>
          <w:t xml:space="preserve"> </w:t>
        </w:r>
      </w:ins>
      <w:ins w:id="517" w:author="Ibrahim" w:date="2025-07-18T15:16:00Z">
        <w:r w:rsidRPr="000501C6">
          <w:rPr>
            <w:lang w:val="en-GB" w:eastAsia="ja-JP"/>
          </w:rPr>
          <w:t>signals</w:t>
        </w:r>
      </w:ins>
      <w:ins w:id="518" w:author="Ibrahim" w:date="2025-07-18T15:21:00Z">
        <w:r w:rsidR="0033425C">
          <w:rPr>
            <w:lang w:val="en-GB" w:eastAsia="ja-JP"/>
          </w:rPr>
          <w:t xml:space="preserve"> (red)</w:t>
        </w:r>
      </w:ins>
      <w:ins w:id="519" w:author="Ibrahim" w:date="2025-07-18T16:17:00Z">
        <w:r w:rsidR="00AC6BF5">
          <w:rPr>
            <w:lang w:val="en-GB" w:eastAsia="ja-JP"/>
          </w:rPr>
          <w:t xml:space="preserve"> </w:t>
        </w:r>
        <w:r w:rsidR="00AC6BF5" w:rsidRPr="00AC6BF5">
          <w:rPr>
            <w:lang w:val="en-GB" w:eastAsia="ja-JP"/>
          </w:rPr>
          <w:t>[Fig.3 (</w:t>
        </w:r>
        <w:r w:rsidR="00AC6BF5">
          <w:rPr>
            <w:lang w:val="en-GB" w:eastAsia="ja-JP"/>
          </w:rPr>
          <w:t>4</w:t>
        </w:r>
        <w:r w:rsidR="00AC6BF5" w:rsidRPr="000E7B19">
          <w:rPr>
            <w:vertAlign w:val="superscript"/>
            <w:lang w:val="en-GB" w:eastAsia="ja-JP"/>
          </w:rPr>
          <w:t>th</w:t>
        </w:r>
        <w:r w:rsidR="00AC6BF5">
          <w:rPr>
            <w:lang w:val="en-GB" w:eastAsia="ja-JP"/>
          </w:rPr>
          <w:t xml:space="preserve"> and </w:t>
        </w:r>
      </w:ins>
      <w:ins w:id="520" w:author="Ibrahim" w:date="2025-07-18T16:18:00Z">
        <w:r w:rsidR="00AC6BF5">
          <w:rPr>
            <w:lang w:val="en-GB" w:eastAsia="ja-JP"/>
          </w:rPr>
          <w:t>5</w:t>
        </w:r>
        <w:r w:rsidR="00AC6BF5" w:rsidRPr="00AC6BF5">
          <w:rPr>
            <w:vertAlign w:val="superscript"/>
            <w:lang w:val="en-GB" w:eastAsia="ja-JP"/>
            <w:rPrChange w:id="521" w:author="Ibrahim" w:date="2025-07-18T16:18:00Z">
              <w:rPr>
                <w:lang w:val="en-GB" w:eastAsia="ja-JP"/>
              </w:rPr>
            </w:rPrChange>
          </w:rPr>
          <w:t>th</w:t>
        </w:r>
        <w:r w:rsidR="00AC6BF5">
          <w:rPr>
            <w:lang w:val="en-GB" w:eastAsia="ja-JP"/>
          </w:rPr>
          <w:t xml:space="preserve"> </w:t>
        </w:r>
      </w:ins>
      <w:ins w:id="522" w:author="Ibrahim" w:date="2025-07-18T16:17:00Z">
        <w:r w:rsidR="00AC6BF5" w:rsidRPr="00AC6BF5">
          <w:rPr>
            <w:lang w:val="en-GB" w:eastAsia="ja-JP"/>
          </w:rPr>
          <w:t>row</w:t>
        </w:r>
      </w:ins>
      <w:ins w:id="523" w:author="Ibrahim" w:date="2025-07-18T16:18:00Z">
        <w:r w:rsidR="00AC6BF5">
          <w:rPr>
            <w:lang w:val="en-GB" w:eastAsia="ja-JP"/>
          </w:rPr>
          <w:t>s, respectively</w:t>
        </w:r>
      </w:ins>
      <w:ins w:id="524" w:author="Ibrahim" w:date="2025-07-18T16:17:00Z">
        <w:r w:rsidR="00AC6BF5" w:rsidRPr="00AC6BF5">
          <w:rPr>
            <w:lang w:val="en-GB" w:eastAsia="ja-JP"/>
          </w:rPr>
          <w:t>)]</w:t>
        </w:r>
      </w:ins>
      <w:ins w:id="525" w:author="Ibrahim" w:date="2025-07-18T15:16:00Z">
        <w:r w:rsidRPr="000501C6">
          <w:rPr>
            <w:lang w:val="en-GB" w:eastAsia="ja-JP"/>
          </w:rPr>
          <w:t>,</w:t>
        </w:r>
      </w:ins>
      <w:ins w:id="526" w:author="Ibrahim" w:date="2025-07-18T15:21:00Z">
        <w:r w:rsidR="0033425C">
          <w:rPr>
            <w:lang w:val="en-GB" w:eastAsia="ja-JP"/>
          </w:rPr>
          <w:t xml:space="preserve"> which </w:t>
        </w:r>
      </w:ins>
      <w:ins w:id="527" w:author="Ibrahim" w:date="2025-07-18T16:16:00Z">
        <w:r w:rsidR="00AC6BF5">
          <w:rPr>
            <w:lang w:val="en-GB" w:eastAsia="ja-JP"/>
          </w:rPr>
          <w:t xml:space="preserve">collocated with the dark appearance in the bright field images </w:t>
        </w:r>
        <w:r w:rsidR="00AC6BF5">
          <w:rPr>
            <w:lang w:val="en-GB" w:eastAsia="ja-JP"/>
          </w:rPr>
          <w:lastRenderedPageBreak/>
          <w:t>[</w:t>
        </w:r>
      </w:ins>
      <w:ins w:id="528" w:author="Ibrahim" w:date="2025-07-18T16:17:00Z">
        <w:r w:rsidR="00AC6BF5">
          <w:rPr>
            <w:lang w:val="en-GB" w:eastAsia="ja-JP"/>
          </w:rPr>
          <w:t>Fig.3 (1</w:t>
        </w:r>
        <w:r w:rsidR="00AC6BF5" w:rsidRPr="00AC6BF5">
          <w:rPr>
            <w:vertAlign w:val="superscript"/>
            <w:lang w:val="en-GB" w:eastAsia="ja-JP"/>
            <w:rPrChange w:id="529" w:author="Ibrahim" w:date="2025-07-18T16:17:00Z">
              <w:rPr>
                <w:lang w:val="en-GB" w:eastAsia="ja-JP"/>
              </w:rPr>
            </w:rPrChange>
          </w:rPr>
          <w:t>st</w:t>
        </w:r>
        <w:r w:rsidR="00AC6BF5">
          <w:rPr>
            <w:lang w:val="en-GB" w:eastAsia="ja-JP"/>
          </w:rPr>
          <w:t xml:space="preserve"> row)</w:t>
        </w:r>
      </w:ins>
      <w:ins w:id="530" w:author="Ibrahim" w:date="2025-07-18T16:16:00Z">
        <w:r w:rsidR="00AC6BF5">
          <w:rPr>
            <w:lang w:val="en-GB" w:eastAsia="ja-JP"/>
          </w:rPr>
          <w:t>]</w:t>
        </w:r>
      </w:ins>
      <w:ins w:id="531" w:author="Ibrahim" w:date="2025-07-18T16:17:00Z">
        <w:r w:rsidR="00AC6BF5">
          <w:rPr>
            <w:lang w:val="en-GB" w:eastAsia="ja-JP"/>
          </w:rPr>
          <w:t>.</w:t>
        </w:r>
      </w:ins>
      <w:ins w:id="532" w:author="Ibrahim" w:date="2025-07-18T16:18:00Z">
        <w:r w:rsidR="00AC6BF5">
          <w:rPr>
            <w:lang w:val="en-GB" w:eastAsia="ja-JP"/>
          </w:rPr>
          <w:t xml:space="preserve"> It </w:t>
        </w:r>
      </w:ins>
      <w:ins w:id="533" w:author="Ibrahim" w:date="2025-07-18T15:21:00Z">
        <w:r w:rsidR="0033425C">
          <w:rPr>
            <w:lang w:val="en-GB" w:eastAsia="ja-JP"/>
          </w:rPr>
          <w:t xml:space="preserve">may </w:t>
        </w:r>
      </w:ins>
      <w:ins w:id="534" w:author="Ibrahim" w:date="2025-07-18T15:22:00Z">
        <w:r w:rsidR="0033425C">
          <w:rPr>
            <w:lang w:val="en-GB" w:eastAsia="ja-JP"/>
          </w:rPr>
          <w:t>indicate the</w:t>
        </w:r>
      </w:ins>
      <w:ins w:id="535" w:author="Ibrahim" w:date="2025-07-18T15:16:00Z">
        <w:r w:rsidRPr="000501C6">
          <w:rPr>
            <w:lang w:val="en-GB" w:eastAsia="ja-JP"/>
          </w:rPr>
          <w:t xml:space="preserve"> </w:t>
        </w:r>
      </w:ins>
      <w:ins w:id="536" w:author="Ibrahim" w:date="2025-07-18T16:18:00Z">
        <w:r w:rsidR="0009274C">
          <w:rPr>
            <w:lang w:val="en-GB" w:eastAsia="ja-JP"/>
          </w:rPr>
          <w:t xml:space="preserve">well-known </w:t>
        </w:r>
      </w:ins>
      <w:ins w:id="537" w:author="Ibrahim" w:date="2025-07-18T15:16:00Z">
        <w:r w:rsidRPr="000501C6">
          <w:rPr>
            <w:lang w:val="en-GB" w:eastAsia="ja-JP"/>
          </w:rPr>
          <w:t xml:space="preserve">necrotic </w:t>
        </w:r>
      </w:ins>
      <w:ins w:id="538" w:author="Ibrahim" w:date="2025-07-18T15:22:00Z">
        <w:r w:rsidR="0033425C">
          <w:rPr>
            <w:lang w:val="en-GB" w:eastAsia="ja-JP"/>
          </w:rPr>
          <w:t>core</w:t>
        </w:r>
      </w:ins>
      <w:ins w:id="539" w:author="Ibrahim" w:date="2025-07-18T16:18:00Z">
        <w:r w:rsidR="0009274C">
          <w:rPr>
            <w:lang w:val="en-GB" w:eastAsia="ja-JP"/>
          </w:rPr>
          <w:t xml:space="preserve"> of spheroid</w:t>
        </w:r>
      </w:ins>
      <w:ins w:id="540" w:author="Ibrahim" w:date="2025-07-18T15:22:00Z">
        <w:r w:rsidR="0033425C">
          <w:rPr>
            <w:lang w:val="en-GB" w:eastAsia="ja-JP"/>
          </w:rPr>
          <w:t>,</w:t>
        </w:r>
      </w:ins>
      <w:ins w:id="541" w:author="Ibrahim" w:date="2025-07-18T15:16:00Z">
        <w:r w:rsidRPr="000501C6">
          <w:rPr>
            <w:lang w:val="en-GB" w:eastAsia="ja-JP"/>
          </w:rPr>
          <w:t xml:space="preserve"> likely caused by hypoxia and</w:t>
        </w:r>
        <w:r w:rsidR="0033425C">
          <w:rPr>
            <w:lang w:val="en-GB" w:eastAsia="ja-JP"/>
          </w:rPr>
          <w:t xml:space="preserve"> limited nutrient availability</w:t>
        </w:r>
      </w:ins>
      <w:ins w:id="542" w:author="Ibrahim" w:date="2025-07-18T15:22:00Z">
        <w:r w:rsidR="0033425C">
          <w:rPr>
            <w:lang w:val="en-GB" w:eastAsia="ja-JP"/>
          </w:rPr>
          <w:t xml:space="preserve"> </w:t>
        </w:r>
        <w:r w:rsidR="0033425C" w:rsidRPr="0033425C">
          <w:rPr>
            <w:b/>
            <w:bCs/>
            <w:lang w:val="en-GB" w:eastAsia="ja-JP"/>
            <w:rPrChange w:id="543" w:author="Ibrahim" w:date="2025-07-18T15:22:00Z">
              <w:rPr>
                <w:lang w:val="en-GB" w:eastAsia="ja-JP"/>
              </w:rPr>
            </w:rPrChange>
          </w:rPr>
          <w:t>[Ref]</w:t>
        </w:r>
      </w:ins>
      <w:ins w:id="544" w:author="Ibrahim" w:date="2025-07-18T15:16:00Z">
        <w:r w:rsidRPr="000501C6">
          <w:rPr>
            <w:lang w:val="en-GB" w:eastAsia="ja-JP"/>
          </w:rPr>
          <w:t>.</w:t>
        </w:r>
      </w:ins>
    </w:p>
    <w:p w14:paraId="621DBE58" w14:textId="38475C53" w:rsidR="00CA40DC" w:rsidRPr="00CA40DC" w:rsidDel="000518D5" w:rsidRDefault="00BE31E8" w:rsidP="00CA40DC">
      <w:pPr>
        <w:rPr>
          <w:del w:id="545" w:author="Ibrahim" w:date="2025-07-18T15:26:00Z"/>
          <w:lang w:val="en-GB" w:eastAsia="ja-JP"/>
        </w:rPr>
      </w:pPr>
      <w:del w:id="546" w:author="Ibrahim" w:date="2025-07-18T15:13:00Z">
        <w:r w:rsidDel="00BE31E8">
          <w:rPr>
            <w:noProof/>
            <w:lang w:eastAsia="ja-JP"/>
          </w:rPr>
          <w:drawing>
            <wp:anchor distT="0" distB="0" distL="114300" distR="114300" simplePos="0" relativeHeight="251662848" behindDoc="0" locked="0" layoutInCell="1" allowOverlap="1" wp14:anchorId="6A79F554" wp14:editId="785F3B30">
              <wp:simplePos x="0" y="0"/>
              <wp:positionH relativeFrom="page">
                <wp:align>right</wp:align>
              </wp:positionH>
              <wp:positionV relativeFrom="paragraph">
                <wp:posOffset>297532</wp:posOffset>
              </wp:positionV>
              <wp:extent cx="6289675" cy="2446020"/>
              <wp:effectExtent l="0" t="0" r="0" b="0"/>
              <wp:wrapTopAndBottom/>
              <wp:docPr id="16704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24" name="Picture 3"/>
                      <pic:cNvPicPr/>
                    </pic:nvPicPr>
                    <pic:blipFill rotWithShape="1">
                      <a:blip r:embed="rId17">
                        <a:extLst>
                          <a:ext uri="{28A0092B-C50C-407E-A947-70E740481C1C}">
                            <a14:useLocalDpi xmlns:a14="http://schemas.microsoft.com/office/drawing/2010/main" val="0"/>
                          </a:ext>
                        </a:extLst>
                      </a:blip>
                      <a:srcRect t="2390" b="28478"/>
                      <a:stretch>
                        <a:fillRect/>
                      </a:stretch>
                    </pic:blipFill>
                    <pic:spPr bwMode="auto">
                      <a:xfrm>
                        <a:off x="0" y="0"/>
                        <a:ext cx="6289675"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d="547" w:author="Ibrahim" w:date="2025-07-18T15:26:00Z">
        <w:r w:rsidR="000518D5">
          <w:rPr>
            <w:lang w:val="en-IN" w:eastAsia="ja-JP"/>
          </w:rPr>
          <w:tab/>
        </w:r>
      </w:ins>
    </w:p>
    <w:p w14:paraId="357F06B3" w14:textId="5C0395CF" w:rsidR="006C013B" w:rsidDel="00B538E9" w:rsidRDefault="0033425C" w:rsidP="0024279D">
      <w:pPr>
        <w:jc w:val="both"/>
        <w:rPr>
          <w:del w:id="548" w:author="Ibrahim" w:date="2025-07-18T16:09:00Z"/>
          <w:lang w:val="en-IN" w:eastAsia="ja-JP"/>
        </w:rPr>
      </w:pPr>
      <w:ins w:id="549" w:author="Ibrahim" w:date="2025-07-18T15:20:00Z">
        <w:r w:rsidRPr="0033425C">
          <w:rPr>
            <w:lang w:val="en-IN" w:eastAsia="ja-JP"/>
          </w:rPr>
          <w:t>The remaining two</w:t>
        </w:r>
      </w:ins>
      <w:ins w:id="550" w:author="Ibrahim" w:date="2025-07-18T15:26:00Z">
        <w:r w:rsidR="000518D5">
          <w:rPr>
            <w:lang w:val="en-IN" w:eastAsia="ja-JP"/>
          </w:rPr>
          <w:t xml:space="preserve"> </w:t>
        </w:r>
      </w:ins>
      <w:ins w:id="551" w:author="Ibrahim" w:date="2025-07-18T15:27:00Z">
        <w:r w:rsidR="000518D5">
          <w:rPr>
            <w:lang w:val="en-IN" w:eastAsia="ja-JP"/>
          </w:rPr>
          <w:t>spheroids</w:t>
        </w:r>
      </w:ins>
      <w:ins w:id="552" w:author="Ibrahim" w:date="2025-07-18T15:26:00Z">
        <w:r w:rsidR="000518D5">
          <w:rPr>
            <w:lang w:val="en-IN" w:eastAsia="ja-JP"/>
          </w:rPr>
          <w:t xml:space="preserve"> [Highlighted by the yellow boxes in Fig.2]</w:t>
        </w:r>
      </w:ins>
      <w:ins w:id="553" w:author="Ibrahim" w:date="2025-07-18T15:27:00Z">
        <w:r w:rsidR="00B8294A">
          <w:rPr>
            <w:lang w:val="en-IN" w:eastAsia="ja-JP"/>
          </w:rPr>
          <w:t xml:space="preserve"> didn’t show a clear contrast. It might be because they were </w:t>
        </w:r>
      </w:ins>
      <w:ins w:id="554" w:author="Ibrahim" w:date="2025-07-18T15:20:00Z">
        <w:r w:rsidRPr="0033425C">
          <w:rPr>
            <w:lang w:val="en-IN" w:eastAsia="ja-JP"/>
          </w:rPr>
          <w:t>out of focus</w:t>
        </w:r>
      </w:ins>
      <w:ins w:id="555" w:author="Ibrahim" w:date="2025-07-18T15:28:00Z">
        <w:r w:rsidR="00B8294A">
          <w:rPr>
            <w:lang w:val="en-IN" w:eastAsia="ja-JP"/>
          </w:rPr>
          <w:t xml:space="preserve"> and/or</w:t>
        </w:r>
      </w:ins>
      <w:ins w:id="556" w:author="Ibrahim" w:date="2025-07-18T15:20:00Z">
        <w:r w:rsidRPr="0033425C">
          <w:rPr>
            <w:lang w:val="en-IN" w:eastAsia="ja-JP"/>
          </w:rPr>
          <w:t xml:space="preserve"> out of the field of view.</w:t>
        </w:r>
      </w:ins>
      <w:ins w:id="557" w:author="Ibrahim" w:date="2025-07-18T15:30:00Z">
        <w:r w:rsidR="00E9267F">
          <w:rPr>
            <w:lang w:val="en-IN" w:eastAsia="ja-JP"/>
          </w:rPr>
          <w:t xml:space="preserve"> </w:t>
        </w:r>
      </w:ins>
      <w:ins w:id="558" w:author="Ibrahim" w:date="2025-07-18T15:31:00Z">
        <w:r w:rsidR="00E9267F">
          <w:rPr>
            <w:lang w:val="en-IN" w:eastAsia="ja-JP"/>
          </w:rPr>
          <w:t xml:space="preserve"> The out of focus issue can be attributed to the </w:t>
        </w:r>
        <w:r w:rsidR="00E9267F" w:rsidRPr="0033425C">
          <w:rPr>
            <w:lang w:val="en-IN" w:eastAsia="ja-JP"/>
          </w:rPr>
          <w:t xml:space="preserve">variations in </w:t>
        </w:r>
        <w:r w:rsidR="00E9267F">
          <w:rPr>
            <w:lang w:val="en-IN" w:eastAsia="ja-JP"/>
          </w:rPr>
          <w:t xml:space="preserve">the </w:t>
        </w:r>
      </w:ins>
      <w:ins w:id="559" w:author="Ibrahim" w:date="2025-07-18T15:32:00Z">
        <w:r w:rsidR="00E9267F">
          <w:rPr>
            <w:lang w:val="en-IN" w:eastAsia="ja-JP"/>
          </w:rPr>
          <w:t>culture medium</w:t>
        </w:r>
      </w:ins>
      <w:ins w:id="560" w:author="Ibrahim" w:date="2025-07-18T15:31:00Z">
        <w:r w:rsidR="00E9267F" w:rsidRPr="0033425C">
          <w:rPr>
            <w:lang w:val="en-IN" w:eastAsia="ja-JP"/>
          </w:rPr>
          <w:t xml:space="preserve"> volume </w:t>
        </w:r>
      </w:ins>
      <w:ins w:id="561" w:author="Ibrahim" w:date="2025-07-18T15:32:00Z">
        <w:r w:rsidR="00E9267F">
          <w:rPr>
            <w:lang w:val="en-IN" w:eastAsia="ja-JP"/>
          </w:rPr>
          <w:t>among the</w:t>
        </w:r>
      </w:ins>
      <w:ins w:id="562" w:author="Ibrahim" w:date="2025-07-18T15:31:00Z">
        <w:r w:rsidR="00E9267F">
          <w:rPr>
            <w:lang w:val="en-IN" w:eastAsia="ja-JP"/>
          </w:rPr>
          <w:t xml:space="preserve"> wells</w:t>
        </w:r>
        <w:r w:rsidR="00E9267F" w:rsidRPr="0033425C">
          <w:rPr>
            <w:lang w:val="en-IN" w:eastAsia="ja-JP"/>
          </w:rPr>
          <w:t>.</w:t>
        </w:r>
      </w:ins>
      <w:ins w:id="563" w:author="Ibrahim" w:date="2025-07-18T15:32:00Z">
        <w:r w:rsidR="00E9267F">
          <w:rPr>
            <w:lang w:val="en-IN" w:eastAsia="ja-JP"/>
          </w:rPr>
          <w:t xml:space="preserve"> On the other hand, the </w:t>
        </w:r>
      </w:ins>
      <w:ins w:id="564" w:author="Ibrahim" w:date="2025-07-18T15:33:00Z">
        <w:r w:rsidR="00E9267F">
          <w:rPr>
            <w:lang w:val="en-IN" w:eastAsia="ja-JP"/>
          </w:rPr>
          <w:t xml:space="preserve">out </w:t>
        </w:r>
        <w:r w:rsidR="00E9267F" w:rsidRPr="00E9267F">
          <w:rPr>
            <w:lang w:val="en-IN" w:eastAsia="ja-JP"/>
          </w:rPr>
          <w:t>of the field of view</w:t>
        </w:r>
        <w:r w:rsidR="00E9267F">
          <w:rPr>
            <w:lang w:val="en-IN" w:eastAsia="ja-JP"/>
          </w:rPr>
          <w:t xml:space="preserve"> issue might be attributed to the </w:t>
        </w:r>
      </w:ins>
      <w:ins w:id="565" w:author="Ibrahim" w:date="2025-07-18T15:34:00Z">
        <w:r w:rsidR="00E9267F">
          <w:rPr>
            <w:lang w:val="en-IN" w:eastAsia="ja-JP"/>
          </w:rPr>
          <w:t>slight shift in the spheroid location. Namely, the spheroid was not exactly located at the centre of the well.</w:t>
        </w:r>
      </w:ins>
      <w:ins w:id="566" w:author="Ibrahim" w:date="2025-07-18T15:32:00Z">
        <w:r w:rsidR="00E9267F">
          <w:rPr>
            <w:lang w:val="en-IN" w:eastAsia="ja-JP"/>
          </w:rPr>
          <w:t xml:space="preserve"> </w:t>
        </w:r>
      </w:ins>
      <w:ins w:id="567" w:author="Ibrahim" w:date="2025-07-18T15:35:00Z">
        <w:r w:rsidR="00D6368B">
          <w:rPr>
            <w:lang w:val="en-IN" w:eastAsia="ja-JP"/>
          </w:rPr>
          <w:t>To overcome these limitation, further extensions of the proposed ASTS system is required as discussed in the Discussion section.</w:t>
        </w:r>
      </w:ins>
      <w:ins w:id="568" w:author="Ibrahim" w:date="2025-07-18T16:09:00Z">
        <w:r w:rsidR="00B538E9">
          <w:rPr>
            <w:rStyle w:val="CommentReference"/>
          </w:rPr>
          <w:commentReference w:id="569"/>
        </w:r>
      </w:ins>
    </w:p>
    <w:p w14:paraId="0480DE79" w14:textId="3204E380" w:rsidR="00BE31E8" w:rsidRDefault="00BE31E8" w:rsidP="004669FE">
      <w:pPr>
        <w:jc w:val="both"/>
        <w:rPr>
          <w:ins w:id="570" w:author="Ibrahim" w:date="2025-07-18T15:10:00Z"/>
          <w:lang w:val="en-IN" w:eastAsia="ja-JP"/>
        </w:rPr>
      </w:pPr>
    </w:p>
    <w:p w14:paraId="0E3235C3" w14:textId="1A53325B" w:rsidR="00BE31E8" w:rsidRDefault="00EE5F6F" w:rsidP="00567291">
      <w:pPr>
        <w:pStyle w:val="Heading1"/>
        <w:rPr>
          <w:ins w:id="571" w:author="Ibrahim" w:date="2025-07-18T15:36:00Z"/>
          <w:lang w:val="en-IN" w:eastAsia="ja-JP"/>
        </w:rPr>
        <w:pPrChange w:id="572" w:author="Ibrahim" w:date="2025-07-18T16:47:00Z">
          <w:pPr>
            <w:jc w:val="both"/>
          </w:pPr>
        </w:pPrChange>
      </w:pPr>
      <w:ins w:id="573" w:author="Ibrahim" w:date="2025-07-18T15:36:00Z">
        <w:r>
          <w:rPr>
            <w:lang w:val="en-IN" w:eastAsia="ja-JP"/>
          </w:rPr>
          <w:t>Discussion</w:t>
        </w:r>
      </w:ins>
    </w:p>
    <w:p w14:paraId="6E350B55" w14:textId="56BB765D" w:rsidR="00BE31E8" w:rsidRDefault="00EE5F6F" w:rsidP="006E795F">
      <w:pPr>
        <w:pStyle w:val="ListParagraph"/>
        <w:numPr>
          <w:ilvl w:val="1"/>
          <w:numId w:val="10"/>
        </w:numPr>
        <w:jc w:val="both"/>
        <w:rPr>
          <w:ins w:id="574" w:author="Ibrahim" w:date="2025-07-18T16:46:00Z"/>
          <w:b/>
          <w:bCs/>
          <w:lang w:val="en-IN" w:eastAsia="ja-JP"/>
        </w:rPr>
        <w:pPrChange w:id="575" w:author="Ibrahim" w:date="2025-07-18T15:55:00Z">
          <w:pPr>
            <w:jc w:val="both"/>
          </w:pPr>
        </w:pPrChange>
      </w:pPr>
      <w:ins w:id="576" w:author="Ibrahim" w:date="2025-07-18T15:37:00Z">
        <w:r>
          <w:rPr>
            <w:b/>
            <w:bCs/>
            <w:lang w:val="en-IN" w:eastAsia="ja-JP"/>
          </w:rPr>
          <w:t>Further extension</w:t>
        </w:r>
      </w:ins>
      <w:ins w:id="577" w:author="Ibrahim" w:date="2025-07-18T16:41:00Z">
        <w:r w:rsidR="00BC66E4">
          <w:rPr>
            <w:b/>
            <w:bCs/>
            <w:lang w:val="en-IN" w:eastAsia="ja-JP"/>
          </w:rPr>
          <w:t>s</w:t>
        </w:r>
      </w:ins>
      <w:ins w:id="578" w:author="Ibrahim" w:date="2025-07-18T15:37:00Z">
        <w:r>
          <w:rPr>
            <w:b/>
            <w:bCs/>
            <w:lang w:val="en-IN" w:eastAsia="ja-JP"/>
          </w:rPr>
          <w:t xml:space="preserve"> of the </w:t>
        </w:r>
        <w:r w:rsidR="00270355">
          <w:rPr>
            <w:b/>
            <w:bCs/>
            <w:lang w:val="en-IN" w:eastAsia="ja-JP"/>
          </w:rPr>
          <w:t>current system</w:t>
        </w:r>
      </w:ins>
    </w:p>
    <w:p w14:paraId="70B8B7A8" w14:textId="77777777" w:rsidR="004636D1" w:rsidRDefault="004636D1" w:rsidP="004636D1">
      <w:pPr>
        <w:pStyle w:val="ListParagraph"/>
        <w:numPr>
          <w:ilvl w:val="0"/>
          <w:numId w:val="0"/>
        </w:numPr>
        <w:ind w:left="360"/>
        <w:jc w:val="both"/>
        <w:rPr>
          <w:ins w:id="579" w:author="Ibrahim" w:date="2025-07-18T15:37:00Z"/>
          <w:b/>
          <w:bCs/>
          <w:lang w:val="en-IN" w:eastAsia="ja-JP"/>
        </w:rPr>
        <w:pPrChange w:id="580" w:author="Ibrahim" w:date="2025-07-18T16:46:00Z">
          <w:pPr>
            <w:jc w:val="both"/>
          </w:pPr>
        </w:pPrChange>
      </w:pPr>
    </w:p>
    <w:p w14:paraId="22375C26" w14:textId="77777777" w:rsidR="004636D1" w:rsidRDefault="00270355" w:rsidP="004636D1">
      <w:pPr>
        <w:jc w:val="both"/>
        <w:rPr>
          <w:ins w:id="581" w:author="Ibrahim" w:date="2025-07-18T16:47:00Z"/>
          <w:lang w:val="en-IN" w:eastAsia="ja-JP"/>
        </w:rPr>
        <w:pPrChange w:id="582" w:author="Ibrahim" w:date="2025-07-18T16:46:00Z">
          <w:pPr>
            <w:pStyle w:val="Heading3"/>
          </w:pPr>
        </w:pPrChange>
      </w:pPr>
      <w:ins w:id="583" w:author="Ibrahim" w:date="2025-07-18T15:39:00Z">
        <w:r w:rsidRPr="002D600C">
          <w:rPr>
            <w:lang w:val="en-IN" w:eastAsia="ja-JP"/>
            <w:rPrChange w:id="584" w:author="Ibrahim" w:date="2025-07-18T15:53:00Z">
              <w:rPr>
                <w:bCs/>
                <w:lang w:val="en-IN" w:eastAsia="ja-JP"/>
              </w:rPr>
            </w:rPrChange>
          </w:rPr>
          <w:t xml:space="preserve">As </w:t>
        </w:r>
        <w:r w:rsidRPr="002D600C">
          <w:rPr>
            <w:lang w:val="en-IN" w:eastAsia="ja-JP"/>
          </w:rPr>
          <w:t>discussed i</w:t>
        </w:r>
      </w:ins>
      <w:ins w:id="585" w:author="Ibrahim" w:date="2025-07-18T15:40:00Z">
        <w:r w:rsidR="002D600C" w:rsidRPr="002D600C">
          <w:rPr>
            <w:lang w:val="en-IN" w:eastAsia="ja-JP"/>
          </w:rPr>
          <w:t>n the result section,</w:t>
        </w:r>
        <w:r w:rsidRPr="002D600C">
          <w:rPr>
            <w:lang w:val="en-IN" w:eastAsia="ja-JP"/>
          </w:rPr>
          <w:t xml:space="preserve"> out of the 15 spheroids </w:t>
        </w:r>
      </w:ins>
      <w:ins w:id="586" w:author="Ibrahim" w:date="2025-07-18T15:49:00Z">
        <w:r w:rsidR="002D600C" w:rsidRPr="002D600C">
          <w:rPr>
            <w:lang w:val="en-IN" w:eastAsia="ja-JP"/>
          </w:rPr>
          <w:t>imaged</w:t>
        </w:r>
      </w:ins>
      <w:ins w:id="587" w:author="Ibrahim" w:date="2025-07-18T15:52:00Z">
        <w:r w:rsidR="002D600C" w:rsidRPr="002D600C">
          <w:rPr>
            <w:lang w:val="en-IN" w:eastAsia="ja-JP"/>
          </w:rPr>
          <w:t>, two spheroids</w:t>
        </w:r>
      </w:ins>
      <w:ins w:id="588" w:author="Ibrahim" w:date="2025-07-18T15:40:00Z">
        <w:r w:rsidRPr="002D600C">
          <w:rPr>
            <w:lang w:val="en-IN" w:eastAsia="ja-JP"/>
          </w:rPr>
          <w:t xml:space="preserve"> </w:t>
        </w:r>
      </w:ins>
      <w:ins w:id="589" w:author="Ibrahim" w:date="2025-07-18T15:56:00Z">
        <w:r w:rsidR="006A404B">
          <w:rPr>
            <w:lang w:val="en-IN" w:eastAsia="ja-JP"/>
          </w:rPr>
          <w:t>were</w:t>
        </w:r>
      </w:ins>
      <w:ins w:id="590" w:author="Ibrahim" w:date="2025-07-18T15:40:00Z">
        <w:r w:rsidRPr="002D600C">
          <w:rPr>
            <w:lang w:val="en-IN" w:eastAsia="ja-JP"/>
          </w:rPr>
          <w:t xml:space="preserve"> out of foc</w:t>
        </w:r>
        <w:r w:rsidR="002D600C">
          <w:rPr>
            <w:lang w:val="en-IN" w:eastAsia="ja-JP"/>
          </w:rPr>
          <w:t>us and</w:t>
        </w:r>
      </w:ins>
      <w:ins w:id="591" w:author="Ibrahim" w:date="2025-07-18T15:54:00Z">
        <w:r w:rsidR="006E795F">
          <w:rPr>
            <w:lang w:val="en-IN" w:eastAsia="ja-JP"/>
          </w:rPr>
          <w:t>/or</w:t>
        </w:r>
      </w:ins>
      <w:ins w:id="592" w:author="Ibrahim" w:date="2025-07-18T15:40:00Z">
        <w:r w:rsidR="002D600C">
          <w:rPr>
            <w:lang w:val="en-IN" w:eastAsia="ja-JP"/>
          </w:rPr>
          <w:t xml:space="preserve"> out of field</w:t>
        </w:r>
      </w:ins>
      <w:ins w:id="593" w:author="Ibrahim" w:date="2025-07-18T15:54:00Z">
        <w:r w:rsidR="002D600C">
          <w:rPr>
            <w:lang w:val="en-IN" w:eastAsia="ja-JP"/>
          </w:rPr>
          <w:t xml:space="preserve"> </w:t>
        </w:r>
      </w:ins>
      <w:ins w:id="594" w:author="Ibrahim" w:date="2025-07-18T15:40:00Z">
        <w:r w:rsidRPr="002D600C">
          <w:rPr>
            <w:lang w:val="en-IN" w:eastAsia="ja-JP"/>
          </w:rPr>
          <w:t xml:space="preserve">of </w:t>
        </w:r>
      </w:ins>
      <w:ins w:id="595" w:author="Ibrahim" w:date="2025-07-18T15:48:00Z">
        <w:r w:rsidR="002D600C" w:rsidRPr="002D600C">
          <w:rPr>
            <w:lang w:val="en-IN" w:eastAsia="ja-JP"/>
          </w:rPr>
          <w:t>view</w:t>
        </w:r>
      </w:ins>
      <w:ins w:id="596" w:author="Ibrahim" w:date="2025-07-18T15:40:00Z">
        <w:r w:rsidRPr="002D600C">
          <w:rPr>
            <w:lang w:val="en-IN" w:eastAsia="ja-JP"/>
          </w:rPr>
          <w:t xml:space="preserve"> issues</w:t>
        </w:r>
      </w:ins>
      <w:ins w:id="597" w:author="Ibrahim" w:date="2025-07-18T15:42:00Z">
        <w:r w:rsidRPr="002D600C">
          <w:rPr>
            <w:lang w:val="en-IN" w:eastAsia="ja-JP"/>
          </w:rPr>
          <w:t>. Those spheroids were likely in the different depth a</w:t>
        </w:r>
      </w:ins>
      <w:ins w:id="598" w:author="Ibrahim" w:date="2025-07-18T15:43:00Z">
        <w:r w:rsidRPr="002D600C">
          <w:rPr>
            <w:lang w:val="en-IN" w:eastAsia="ja-JP"/>
          </w:rPr>
          <w:t>nd is slightly relocated from the centre</w:t>
        </w:r>
      </w:ins>
      <w:ins w:id="599" w:author="Ibrahim" w:date="2025-07-18T15:49:00Z">
        <w:r w:rsidR="002D600C" w:rsidRPr="002D600C">
          <w:rPr>
            <w:lang w:val="en-IN" w:eastAsia="ja-JP"/>
          </w:rPr>
          <w:t xml:space="preserve"> position</w:t>
        </w:r>
      </w:ins>
      <w:ins w:id="600" w:author="Ibrahim" w:date="2025-07-18T15:43:00Z">
        <w:r w:rsidR="006E795F">
          <w:rPr>
            <w:lang w:val="en-IN" w:eastAsia="ja-JP"/>
          </w:rPr>
          <w:t xml:space="preserve"> of the well.</w:t>
        </w:r>
      </w:ins>
      <w:ins w:id="601" w:author="Ibrahim" w:date="2025-07-18T15:56:00Z">
        <w:r w:rsidR="006E795F">
          <w:rPr>
            <w:lang w:val="en-IN" w:eastAsia="ja-JP"/>
          </w:rPr>
          <w:t xml:space="preserve"> </w:t>
        </w:r>
        <w:r w:rsidR="006A404B">
          <w:rPr>
            <w:lang w:val="en-IN" w:eastAsia="ja-JP"/>
          </w:rPr>
          <w:t xml:space="preserve"> T</w:t>
        </w:r>
      </w:ins>
      <w:ins w:id="602" w:author="Ibrahim" w:date="2025-07-18T15:57:00Z">
        <w:r w:rsidR="006A404B">
          <w:rPr>
            <w:lang w:val="en-IN" w:eastAsia="ja-JP"/>
          </w:rPr>
          <w:t xml:space="preserve">he intra-well variations of the culture </w:t>
        </w:r>
      </w:ins>
      <w:ins w:id="603" w:author="Ibrahim" w:date="2025-07-18T15:58:00Z">
        <w:r w:rsidR="006A404B">
          <w:rPr>
            <w:lang w:val="en-IN" w:eastAsia="ja-JP"/>
          </w:rPr>
          <w:t>medium</w:t>
        </w:r>
      </w:ins>
      <w:ins w:id="604" w:author="Ibrahim" w:date="2025-07-18T15:57:00Z">
        <w:r w:rsidR="006A404B">
          <w:rPr>
            <w:lang w:val="en-IN" w:eastAsia="ja-JP"/>
          </w:rPr>
          <w:t xml:space="preserve"> amount leads to </w:t>
        </w:r>
      </w:ins>
      <w:ins w:id="605" w:author="Ibrahim" w:date="2025-07-18T15:58:00Z">
        <w:r w:rsidR="006A404B">
          <w:rPr>
            <w:lang w:val="en-IN" w:eastAsia="ja-JP"/>
          </w:rPr>
          <w:t xml:space="preserve">a </w:t>
        </w:r>
      </w:ins>
      <w:ins w:id="606" w:author="Ibrahim" w:date="2025-07-18T15:57:00Z">
        <w:r w:rsidR="006A404B">
          <w:rPr>
            <w:lang w:val="en-IN" w:eastAsia="ja-JP"/>
          </w:rPr>
          <w:t>slight change</w:t>
        </w:r>
      </w:ins>
      <w:ins w:id="607" w:author="Ibrahim" w:date="2025-07-18T15:58:00Z">
        <w:r w:rsidR="006A404B">
          <w:rPr>
            <w:lang w:val="en-IN" w:eastAsia="ja-JP"/>
          </w:rPr>
          <w:t xml:space="preserve"> of the focus positon among the wells. To address this </w:t>
        </w:r>
      </w:ins>
      <w:ins w:id="608" w:author="Ibrahim" w:date="2025-07-18T15:59:00Z">
        <w:r w:rsidR="006A404B">
          <w:rPr>
            <w:lang w:val="en-IN" w:eastAsia="ja-JP"/>
          </w:rPr>
          <w:t>limitation</w:t>
        </w:r>
      </w:ins>
      <w:ins w:id="609" w:author="Ibrahim" w:date="2025-07-18T15:58:00Z">
        <w:r w:rsidR="006A404B">
          <w:rPr>
            <w:lang w:val="en-IN" w:eastAsia="ja-JP"/>
          </w:rPr>
          <w:t xml:space="preserve">, </w:t>
        </w:r>
      </w:ins>
      <w:ins w:id="610" w:author="Ibrahim" w:date="2025-07-18T15:43:00Z">
        <w:r w:rsidRPr="002D600C">
          <w:rPr>
            <w:lang w:val="en-IN" w:eastAsia="ja-JP"/>
          </w:rPr>
          <w:t xml:space="preserve">a precise </w:t>
        </w:r>
      </w:ins>
      <w:ins w:id="611" w:author="Ibrahim" w:date="2025-07-18T15:48:00Z">
        <w:r w:rsidR="002D600C" w:rsidRPr="002D600C">
          <w:rPr>
            <w:lang w:val="en-IN" w:eastAsia="ja-JP"/>
          </w:rPr>
          <w:t>vertical</w:t>
        </w:r>
      </w:ins>
      <w:ins w:id="612" w:author="Ibrahim" w:date="2025-07-18T15:43:00Z">
        <w:r w:rsidRPr="002D600C">
          <w:rPr>
            <w:lang w:val="en-IN" w:eastAsia="ja-JP"/>
          </w:rPr>
          <w:t xml:space="preserve"> control of the OCT </w:t>
        </w:r>
      </w:ins>
      <w:ins w:id="613" w:author="Ibrahim" w:date="2025-07-18T15:44:00Z">
        <w:r w:rsidRPr="002D600C">
          <w:rPr>
            <w:lang w:val="en-IN" w:eastAsia="ja-JP"/>
          </w:rPr>
          <w:t>probe by integrating a</w:t>
        </w:r>
      </w:ins>
      <w:ins w:id="614" w:author="Ibrahim" w:date="2025-07-18T15:46:00Z">
        <w:r w:rsidRPr="002D600C">
          <w:rPr>
            <w:lang w:val="en-IN" w:eastAsia="ja-JP"/>
          </w:rPr>
          <w:t>n automated</w:t>
        </w:r>
      </w:ins>
      <w:ins w:id="615" w:author="Ibrahim" w:date="2025-07-18T15:44:00Z">
        <w:r w:rsidRPr="002D600C">
          <w:rPr>
            <w:lang w:val="en-IN" w:eastAsia="ja-JP"/>
          </w:rPr>
          <w:t xml:space="preserve"> Z-axis translation stage</w:t>
        </w:r>
      </w:ins>
      <w:ins w:id="616" w:author="Ibrahim" w:date="2025-07-18T15:59:00Z">
        <w:r w:rsidR="006A404B">
          <w:rPr>
            <w:lang w:val="en-IN" w:eastAsia="ja-JP"/>
          </w:rPr>
          <w:t xml:space="preserve"> into the current </w:t>
        </w:r>
        <w:r w:rsidR="00F04743">
          <w:rPr>
            <w:lang w:val="en-IN" w:eastAsia="ja-JP"/>
          </w:rPr>
          <w:t xml:space="preserve">XY ASTS system is going to be implemented </w:t>
        </w:r>
      </w:ins>
      <w:ins w:id="617" w:author="Ibrahim" w:date="2025-07-18T16:00:00Z">
        <w:r w:rsidR="00F04743">
          <w:rPr>
            <w:lang w:val="en-IN" w:eastAsia="ja-JP"/>
          </w:rPr>
          <w:t>in the near future</w:t>
        </w:r>
      </w:ins>
      <w:ins w:id="618" w:author="Ibrahim" w:date="2025-07-18T15:46:00Z">
        <w:r w:rsidRPr="002D600C">
          <w:rPr>
            <w:rFonts w:hint="eastAsia"/>
            <w:lang w:val="en-IN" w:eastAsia="ja-JP"/>
          </w:rPr>
          <w:t>.</w:t>
        </w:r>
      </w:ins>
      <w:ins w:id="619" w:author="Ibrahim" w:date="2025-07-18T16:00:00Z">
        <w:r w:rsidR="00A24502">
          <w:rPr>
            <w:lang w:val="en-IN" w:eastAsia="ja-JP"/>
          </w:rPr>
          <w:t xml:space="preserve"> On</w:t>
        </w:r>
      </w:ins>
      <w:ins w:id="620" w:author="Ibrahim" w:date="2025-07-18T16:01:00Z">
        <w:r w:rsidR="00A24502">
          <w:rPr>
            <w:lang w:val="en-IN" w:eastAsia="ja-JP"/>
          </w:rPr>
          <w:t xml:space="preserve"> </w:t>
        </w:r>
      </w:ins>
      <w:ins w:id="621" w:author="Ibrahim" w:date="2025-07-18T16:00:00Z">
        <w:r w:rsidR="00A24502">
          <w:rPr>
            <w:lang w:val="en-IN" w:eastAsia="ja-JP"/>
          </w:rPr>
          <w:t xml:space="preserve">the other hand, for more accurate </w:t>
        </w:r>
      </w:ins>
      <w:ins w:id="622" w:author="Ibrahim" w:date="2025-07-18T16:01:00Z">
        <w:r w:rsidR="00A24502">
          <w:rPr>
            <w:lang w:val="en-IN" w:eastAsia="ja-JP"/>
          </w:rPr>
          <w:t xml:space="preserve">lateral </w:t>
        </w:r>
      </w:ins>
      <w:ins w:id="623" w:author="Ibrahim" w:date="2025-07-18T16:00:00Z">
        <w:r w:rsidR="00A24502">
          <w:rPr>
            <w:lang w:val="en-IN" w:eastAsia="ja-JP"/>
          </w:rPr>
          <w:t>positioning o</w:t>
        </w:r>
      </w:ins>
      <w:ins w:id="624" w:author="Ibrahim" w:date="2025-07-18T16:01:00Z">
        <w:r w:rsidR="00A24502">
          <w:rPr>
            <w:lang w:val="en-IN" w:eastAsia="ja-JP"/>
          </w:rPr>
          <w:t xml:space="preserve">f the </w:t>
        </w:r>
      </w:ins>
      <w:ins w:id="625" w:author="Ibrahim" w:date="2025-07-18T16:00:00Z">
        <w:r w:rsidR="00A24502">
          <w:rPr>
            <w:lang w:val="en-IN" w:eastAsia="ja-JP"/>
          </w:rPr>
          <w:t>spheroid</w:t>
        </w:r>
      </w:ins>
      <w:ins w:id="626" w:author="Ibrahim" w:date="2025-07-18T16:01:00Z">
        <w:r w:rsidR="00A24502">
          <w:rPr>
            <w:lang w:val="en-IN" w:eastAsia="ja-JP"/>
          </w:rPr>
          <w:t xml:space="preserve">, </w:t>
        </w:r>
      </w:ins>
      <w:ins w:id="627" w:author="Ibrahim" w:date="2025-07-18T16:02:00Z">
        <w:r w:rsidR="00A24502">
          <w:rPr>
            <w:lang w:val="en-IN" w:eastAsia="ja-JP"/>
          </w:rPr>
          <w:t xml:space="preserve">real time </w:t>
        </w:r>
      </w:ins>
      <w:ins w:id="628" w:author="Ibrahim" w:date="2025-07-18T16:03:00Z">
        <w:r w:rsidR="00A24502">
          <w:rPr>
            <w:lang w:val="en-IN" w:eastAsia="ja-JP"/>
          </w:rPr>
          <w:t>NN-bas</w:t>
        </w:r>
      </w:ins>
      <w:ins w:id="629" w:author="Ibrahim" w:date="2025-07-18T16:04:00Z">
        <w:r w:rsidR="00A24502">
          <w:rPr>
            <w:lang w:val="en-IN" w:eastAsia="ja-JP"/>
          </w:rPr>
          <w:t xml:space="preserve">ed </w:t>
        </w:r>
      </w:ins>
      <w:ins w:id="630" w:author="Ibrahim" w:date="2025-07-18T16:01:00Z">
        <w:r w:rsidR="00A24502">
          <w:rPr>
            <w:lang w:val="en-IN" w:eastAsia="ja-JP"/>
          </w:rPr>
          <w:t>segmentatio</w:t>
        </w:r>
      </w:ins>
      <w:ins w:id="631" w:author="Ibrahim" w:date="2025-07-18T16:02:00Z">
        <w:r w:rsidR="00A24502">
          <w:rPr>
            <w:lang w:val="en-IN" w:eastAsia="ja-JP"/>
          </w:rPr>
          <w:t>n of the spheroid is going to be performed</w:t>
        </w:r>
      </w:ins>
      <w:ins w:id="632" w:author="Ibrahim" w:date="2025-07-18T16:04:00Z">
        <w:r w:rsidR="00A24502">
          <w:rPr>
            <w:lang w:val="en-IN" w:eastAsia="ja-JP"/>
          </w:rPr>
          <w:t xml:space="preserve">. Based on this segmentation, </w:t>
        </w:r>
      </w:ins>
      <w:ins w:id="633" w:author="Ibrahim" w:date="2025-07-18T16:02:00Z">
        <w:r w:rsidR="00A24502">
          <w:rPr>
            <w:lang w:val="en-IN" w:eastAsia="ja-JP"/>
          </w:rPr>
          <w:t xml:space="preserve">the spheroid </w:t>
        </w:r>
      </w:ins>
      <w:ins w:id="634" w:author="Ibrahim" w:date="2025-07-18T16:04:00Z">
        <w:r w:rsidR="00A24502">
          <w:rPr>
            <w:lang w:val="en-IN" w:eastAsia="ja-JP"/>
          </w:rPr>
          <w:t>central</w:t>
        </w:r>
      </w:ins>
      <w:ins w:id="635" w:author="Ibrahim" w:date="2025-07-18T16:03:00Z">
        <w:r w:rsidR="00A24502">
          <w:rPr>
            <w:lang w:val="en-IN" w:eastAsia="ja-JP"/>
          </w:rPr>
          <w:t xml:space="preserve"> </w:t>
        </w:r>
      </w:ins>
      <w:ins w:id="636" w:author="Ibrahim" w:date="2025-07-18T16:02:00Z">
        <w:r w:rsidR="00A24502">
          <w:rPr>
            <w:lang w:val="en-IN" w:eastAsia="ja-JP"/>
          </w:rPr>
          <w:t>coordinate</w:t>
        </w:r>
      </w:ins>
      <w:ins w:id="637" w:author="Ibrahim" w:date="2025-07-18T16:03:00Z">
        <w:r w:rsidR="00A24502">
          <w:rPr>
            <w:lang w:val="en-IN" w:eastAsia="ja-JP"/>
          </w:rPr>
          <w:t>s</w:t>
        </w:r>
      </w:ins>
      <w:ins w:id="638" w:author="Ibrahim" w:date="2025-07-18T16:02:00Z">
        <w:r w:rsidR="00A24502">
          <w:rPr>
            <w:lang w:val="en-IN" w:eastAsia="ja-JP"/>
          </w:rPr>
          <w:t xml:space="preserve"> are going to be </w:t>
        </w:r>
      </w:ins>
      <w:ins w:id="639" w:author="Ibrahim" w:date="2025-07-18T16:04:00Z">
        <w:r w:rsidR="00A24502">
          <w:rPr>
            <w:lang w:val="en-IN" w:eastAsia="ja-JP"/>
          </w:rPr>
          <w:t>determined</w:t>
        </w:r>
      </w:ins>
      <w:ins w:id="640" w:author="Ibrahim" w:date="2025-07-18T16:02:00Z">
        <w:r w:rsidR="00A24502">
          <w:rPr>
            <w:lang w:val="en-IN" w:eastAsia="ja-JP"/>
          </w:rPr>
          <w:t xml:space="preserve"> and fe</w:t>
        </w:r>
      </w:ins>
      <w:ins w:id="641" w:author="Ibrahim" w:date="2025-07-18T16:05:00Z">
        <w:r w:rsidR="00A24502">
          <w:rPr>
            <w:lang w:val="en-IN" w:eastAsia="ja-JP"/>
          </w:rPr>
          <w:t>d</w:t>
        </w:r>
      </w:ins>
      <w:ins w:id="642" w:author="Ibrahim" w:date="2025-07-18T16:02:00Z">
        <w:r w:rsidR="00A24502">
          <w:rPr>
            <w:lang w:val="en-IN" w:eastAsia="ja-JP"/>
          </w:rPr>
          <w:t xml:space="preserve"> to the XY stage </w:t>
        </w:r>
      </w:ins>
      <w:ins w:id="643" w:author="Ibrahim" w:date="2025-07-18T16:03:00Z">
        <w:r w:rsidR="00A24502">
          <w:rPr>
            <w:lang w:val="en-IN" w:eastAsia="ja-JP"/>
          </w:rPr>
          <w:t>control to positon the stage not at the centre of the well (current implementation), but at the centre of the spheroid.</w:t>
        </w:r>
      </w:ins>
      <w:ins w:id="644" w:author="Ibrahim" w:date="2025-07-18T16:06:00Z">
        <w:r w:rsidR="00A24502">
          <w:rPr>
            <w:lang w:val="en-IN" w:eastAsia="ja-JP"/>
          </w:rPr>
          <w:t xml:space="preserve"> </w:t>
        </w:r>
      </w:ins>
      <w:ins w:id="645" w:author="Ibrahim" w:date="2025-07-18T16:42:00Z">
        <w:r w:rsidR="004636D1">
          <w:rPr>
            <w:lang w:val="en-IN" w:eastAsia="ja-JP"/>
          </w:rPr>
          <w:t>Additionally, combining</w:t>
        </w:r>
      </w:ins>
      <w:ins w:id="646" w:author="Ibrahim" w:date="2025-07-18T16:41:00Z">
        <w:r w:rsidR="00BC66E4">
          <w:rPr>
            <w:lang w:val="en-IN" w:eastAsia="ja-JP"/>
          </w:rPr>
          <w:t xml:space="preserve"> the current microscope with the N</w:t>
        </w:r>
      </w:ins>
      <w:ins w:id="647" w:author="Ibrahim" w:date="2025-07-18T16:42:00Z">
        <w:r w:rsidR="00BC66E4">
          <w:rPr>
            <w:lang w:val="en-IN" w:eastAsia="ja-JP"/>
          </w:rPr>
          <w:t>N-based high speed DOCT imaging</w:t>
        </w:r>
      </w:ins>
      <w:ins w:id="648" w:author="Ibrahim" w:date="2025-07-18T16:43:00Z">
        <w:r w:rsidR="004636D1">
          <w:rPr>
            <w:lang w:val="en-IN" w:eastAsia="ja-JP"/>
          </w:rPr>
          <w:t xml:space="preserve"> (requires only 4 repeated frames at each location)</w:t>
        </w:r>
      </w:ins>
      <w:ins w:id="649" w:author="Ibrahim" w:date="2025-07-18T16:42:00Z">
        <w:r w:rsidR="00BC66E4">
          <w:rPr>
            <w:lang w:val="en-IN" w:eastAsia="ja-JP"/>
          </w:rPr>
          <w:t xml:space="preserve"> </w:t>
        </w:r>
      </w:ins>
      <w:ins w:id="650" w:author="Ibrahim" w:date="2025-07-18T16:43:00Z">
        <w:r w:rsidR="004636D1">
          <w:rPr>
            <w:lang w:val="en-IN" w:eastAsia="ja-JP"/>
          </w:rPr>
          <w:t>developed</w:t>
        </w:r>
      </w:ins>
      <w:ins w:id="651" w:author="Ibrahim" w:date="2025-07-18T16:42:00Z">
        <w:r w:rsidR="00BC66E4">
          <w:rPr>
            <w:lang w:val="en-IN" w:eastAsia="ja-JP"/>
          </w:rPr>
          <w:t xml:space="preserve"> by our group </w:t>
        </w:r>
        <w:r w:rsidR="00BC66E4" w:rsidRPr="00BC66E4">
          <w:rPr>
            <w:b/>
            <w:bCs/>
            <w:lang w:val="en-IN" w:eastAsia="ja-JP"/>
            <w:rPrChange w:id="652" w:author="Ibrahim" w:date="2025-07-18T16:42:00Z">
              <w:rPr>
                <w:lang w:val="en-IN" w:eastAsia="ja-JP"/>
              </w:rPr>
            </w:rPrChange>
          </w:rPr>
          <w:t>[Ref. Yusong LIV]</w:t>
        </w:r>
      </w:ins>
      <w:ins w:id="653" w:author="Ibrahim" w:date="2025-07-18T16:43:00Z">
        <w:r w:rsidR="004636D1">
          <w:rPr>
            <w:b/>
            <w:bCs/>
            <w:lang w:val="en-IN" w:eastAsia="ja-JP"/>
          </w:rPr>
          <w:t xml:space="preserve"> </w:t>
        </w:r>
        <w:r w:rsidR="004636D1" w:rsidRPr="004636D1">
          <w:rPr>
            <w:lang w:val="en-IN" w:eastAsia="ja-JP"/>
            <w:rPrChange w:id="654" w:author="Ibrahim" w:date="2025-07-18T16:46:00Z">
              <w:rPr>
                <w:b w:val="0"/>
                <w:bCs/>
                <w:lang w:val="en-IN" w:eastAsia="ja-JP"/>
              </w:rPr>
            </w:rPrChange>
          </w:rPr>
          <w:t xml:space="preserve">will significantly increase the speed of </w:t>
        </w:r>
      </w:ins>
      <w:ins w:id="655" w:author="Ibrahim" w:date="2025-07-18T16:44:00Z">
        <w:r w:rsidR="004636D1" w:rsidRPr="004636D1">
          <w:rPr>
            <w:lang w:val="en-IN" w:eastAsia="ja-JP"/>
            <w:rPrChange w:id="656" w:author="Ibrahim" w:date="2025-07-18T16:46:00Z">
              <w:rPr>
                <w:b w:val="0"/>
                <w:bCs/>
                <w:lang w:val="en-IN" w:eastAsia="ja-JP"/>
              </w:rPr>
            </w:rPrChange>
          </w:rPr>
          <w:t>the proposed system and enables scanning 96-wlls in approximately</w:t>
        </w:r>
      </w:ins>
      <w:ins w:id="657" w:author="Ibrahim" w:date="2025-07-18T16:46:00Z">
        <w:r w:rsidR="004636D1">
          <w:rPr>
            <w:lang w:val="en-IN" w:eastAsia="ja-JP"/>
          </w:rPr>
          <w:t xml:space="preserve"> 15 minutes. </w:t>
        </w:r>
      </w:ins>
    </w:p>
    <w:p w14:paraId="03EFB97C" w14:textId="60FB429D" w:rsidR="004669FE" w:rsidRPr="00BE31E8" w:rsidDel="000501C6" w:rsidRDefault="004669FE" w:rsidP="009E4BC6">
      <w:pPr>
        <w:jc w:val="both"/>
        <w:rPr>
          <w:del w:id="658" w:author="Ibrahim" w:date="2025-07-18T15:15:00Z"/>
          <w:lang w:val="en-GB" w:eastAsia="ja-JP"/>
          <w:rPrChange w:id="659" w:author="Ibrahim" w:date="2025-07-18T15:10:00Z">
            <w:rPr>
              <w:del w:id="660" w:author="Ibrahim" w:date="2025-07-18T15:15:00Z"/>
              <w:lang w:val="en-IN" w:eastAsia="ja-JP"/>
            </w:rPr>
          </w:rPrChange>
        </w:rPr>
      </w:pPr>
      <w:del w:id="661" w:author="Ibrahim" w:date="2025-07-18T15:15:00Z">
        <w:r w:rsidRPr="004669FE" w:rsidDel="000501C6">
          <w:rPr>
            <w:lang w:val="en-IN" w:eastAsia="ja-JP"/>
          </w:rPr>
          <w:delText xml:space="preserve">Out of the 15 spheroids targeted, 13 were successfully imaged using the automated system. </w:delText>
        </w:r>
        <w:r w:rsidR="00D704F4" w:rsidRPr="00D704F4" w:rsidDel="000501C6">
          <w:rPr>
            <w:lang w:val="en-GB" w:eastAsia="ja-JP"/>
          </w:rPr>
          <w:delText xml:space="preserve">The remaining two exhibited issues with being out of focus and out of </w:delText>
        </w:r>
        <w:r w:rsidR="001D6290" w:rsidDel="000501C6">
          <w:rPr>
            <w:lang w:val="en-GB" w:eastAsia="ja-JP"/>
          </w:rPr>
          <w:delText xml:space="preserve">the </w:delText>
        </w:r>
        <w:r w:rsidR="00D704F4" w:rsidRPr="00D704F4" w:rsidDel="000501C6">
          <w:rPr>
            <w:lang w:val="en-GB" w:eastAsia="ja-JP"/>
          </w:rPr>
          <w:delText>field of view.</w:delText>
        </w:r>
        <w:r w:rsidR="00D704F4" w:rsidDel="000501C6">
          <w:rPr>
            <w:lang w:val="en-GB" w:eastAsia="ja-JP"/>
          </w:rPr>
          <w:delText xml:space="preserve"> </w:delText>
        </w:r>
        <w:r w:rsidRPr="004669FE" w:rsidDel="000501C6">
          <w:rPr>
            <w:lang w:val="en-IN" w:eastAsia="ja-JP"/>
          </w:rPr>
          <w:delText xml:space="preserve">A key limitation observed during automated imaging was the difficulty in consistently achieving precise focus and accurate localization of spheroids within the imaging field. This challenge is primarily due to the three-dimensional nature of spheroids, which do not always settle at a uniform depth within the wells. Moreover, variations in liquid volume between wells can cause shifts in both depth and lateral position, </w:delText>
        </w:r>
        <w:r w:rsidR="00920CE3" w:rsidDel="000501C6">
          <w:rPr>
            <w:lang w:val="en-IN" w:eastAsia="ja-JP"/>
          </w:rPr>
          <w:delText xml:space="preserve">which </w:delText>
        </w:r>
        <w:r w:rsidRPr="004669FE" w:rsidDel="000501C6">
          <w:rPr>
            <w:lang w:val="en-IN" w:eastAsia="ja-JP"/>
          </w:rPr>
          <w:delText>further complicat</w:delText>
        </w:r>
        <w:r w:rsidR="00920CE3" w:rsidDel="000501C6">
          <w:rPr>
            <w:lang w:val="en-IN" w:eastAsia="ja-JP"/>
          </w:rPr>
          <w:delText>es</w:delText>
        </w:r>
        <w:r w:rsidRPr="004669FE" w:rsidDel="000501C6">
          <w:rPr>
            <w:lang w:val="en-IN" w:eastAsia="ja-JP"/>
          </w:rPr>
          <w:delText xml:space="preserve"> </w:delText>
        </w:r>
        <w:r w:rsidR="00134B47" w:rsidDel="000501C6">
          <w:rPr>
            <w:lang w:val="en-IN" w:eastAsia="ja-JP"/>
          </w:rPr>
          <w:delText xml:space="preserve">the </w:delText>
        </w:r>
        <w:r w:rsidRPr="004669FE" w:rsidDel="000501C6">
          <w:rPr>
            <w:lang w:val="en-IN" w:eastAsia="ja-JP"/>
          </w:rPr>
          <w:delText>automated acquisition</w:delText>
        </w:r>
        <w:r w:rsidR="00920CE3" w:rsidDel="000501C6">
          <w:rPr>
            <w:lang w:val="en-IN" w:eastAsia="ja-JP"/>
          </w:rPr>
          <w:delText xml:space="preserve"> process</w:delText>
        </w:r>
        <w:r w:rsidRPr="004669FE" w:rsidDel="000501C6">
          <w:rPr>
            <w:lang w:val="en-IN" w:eastAsia="ja-JP"/>
          </w:rPr>
          <w:delText>.</w:delText>
        </w:r>
      </w:del>
    </w:p>
    <w:p w14:paraId="271D94F0" w14:textId="66DDB134" w:rsidR="00BE31E8" w:rsidRPr="004669FE" w:rsidDel="00B538E9" w:rsidRDefault="00BE31E8" w:rsidP="009E4BC6">
      <w:pPr>
        <w:jc w:val="both"/>
        <w:rPr>
          <w:del w:id="662" w:author="Ibrahim" w:date="2025-07-18T16:08:00Z"/>
          <w:lang w:val="en-IN" w:eastAsia="ja-JP"/>
        </w:rPr>
      </w:pPr>
    </w:p>
    <w:p w14:paraId="1EAB7BA7" w14:textId="64C6C89B" w:rsidR="004669FE" w:rsidDel="00C96DE9" w:rsidRDefault="004669FE" w:rsidP="009E4BC6">
      <w:pPr>
        <w:jc w:val="both"/>
        <w:rPr>
          <w:moveFrom w:id="663" w:author="Ibrahim" w:date="2025-07-18T14:55:00Z"/>
          <w:lang w:val="en-IN" w:eastAsia="ja-JP"/>
        </w:rPr>
      </w:pPr>
      <w:moveFromRangeStart w:id="664" w:author="Ibrahim" w:date="2025-07-18T14:55:00Z" w:name="move203742934"/>
      <w:moveFrom w:id="665" w:author="Ibrahim" w:date="2025-07-18T14:55:00Z">
        <w:r w:rsidDel="00C96DE9">
          <w:rPr>
            <w:lang w:val="en-IN" w:eastAsia="ja-JP"/>
          </w:rPr>
          <w:t xml:space="preserve">                           </w:t>
        </w:r>
        <w:r w:rsidRPr="004669FE" w:rsidDel="00C96DE9">
          <w:rPr>
            <w:lang w:val="en-IN" w:eastAsia="ja-JP"/>
          </w:rPr>
          <w:t>To assess cellular dynamics, two types of label-free contrast images were generated from time-series OCT intensity frames using two algorithms: logarithmic-intensity variance (LIV) and OCT correlation decay speed (OCDS</w:t>
        </w:r>
        <w:r w:rsidR="00306288" w:rsidRPr="00306288" w:rsidDel="00C96DE9">
          <w:rPr>
            <w:i/>
            <w:iCs/>
            <w:sz w:val="18"/>
            <w:szCs w:val="22"/>
            <w:lang w:val="en-IN" w:eastAsia="ja-JP"/>
          </w:rPr>
          <w:t>l</w:t>
        </w:r>
        <w:r w:rsidRPr="004669FE" w:rsidDel="00C96DE9">
          <w:rPr>
            <w:lang w:val="en-IN" w:eastAsia="ja-JP"/>
          </w:rPr>
          <w:t xml:space="preserve">). The LIV maps provided motion contrast, while OCDS offered insights into intracellular activity. Notably, the central regions of </w:t>
        </w:r>
        <w:r w:rsidR="00623A1C" w:rsidDel="00C96DE9">
          <w:rPr>
            <w:lang w:val="en-IN" w:eastAsia="ja-JP"/>
          </w:rPr>
          <w:t>all the</w:t>
        </w:r>
        <w:r w:rsidRPr="004669FE" w:rsidDel="00C96DE9">
          <w:rPr>
            <w:lang w:val="en-IN" w:eastAsia="ja-JP"/>
          </w:rPr>
          <w:t xml:space="preserve"> spheroids exhibited reduced OCDS signals, indicative of necrotic cell death likely caused by hypoxia and limited nutrient availability</w:t>
        </w:r>
        <w:r w:rsidR="001D6290" w:rsidDel="00C96DE9">
          <w:rPr>
            <w:lang w:val="en-IN" w:eastAsia="ja-JP"/>
          </w:rPr>
          <w:t xml:space="preserve">, which is </w:t>
        </w:r>
        <w:r w:rsidRPr="004669FE" w:rsidDel="00C96DE9">
          <w:rPr>
            <w:lang w:val="en-IN" w:eastAsia="ja-JP"/>
          </w:rPr>
          <w:t xml:space="preserve">common in the core </w:t>
        </w:r>
        <w:r w:rsidR="001D6290" w:rsidDel="00C96DE9">
          <w:rPr>
            <w:lang w:val="en-IN" w:eastAsia="ja-JP"/>
          </w:rPr>
          <w:t>of cancer</w:t>
        </w:r>
        <w:r w:rsidRPr="004669FE" w:rsidDel="00C96DE9">
          <w:rPr>
            <w:lang w:val="en-IN" w:eastAsia="ja-JP"/>
          </w:rPr>
          <w:t xml:space="preserve"> spheroids.</w:t>
        </w:r>
      </w:moveFrom>
    </w:p>
    <w:moveFromRangeEnd w:id="664"/>
    <w:p w14:paraId="69A53EBD" w14:textId="77777777" w:rsidR="00EE1D1E" w:rsidRDefault="00EE1D1E" w:rsidP="004636D1">
      <w:pPr>
        <w:jc w:val="both"/>
        <w:rPr>
          <w:lang w:val="en-GB" w:eastAsia="ja-JP"/>
        </w:rPr>
        <w:pPrChange w:id="666" w:author="Ibrahim" w:date="2025-07-18T16:46:00Z">
          <w:pPr>
            <w:pStyle w:val="Heading3"/>
          </w:pPr>
        </w:pPrChange>
      </w:pPr>
    </w:p>
    <w:p w14:paraId="5ECB4AED" w14:textId="2CF2ED57" w:rsidR="00CA4C5B" w:rsidRDefault="00EE1D1E" w:rsidP="006E795F">
      <w:pPr>
        <w:pStyle w:val="Heading3"/>
        <w:numPr>
          <w:ilvl w:val="1"/>
          <w:numId w:val="10"/>
        </w:numPr>
        <w:rPr>
          <w:lang w:val="en-GB" w:eastAsia="ja-JP"/>
        </w:rPr>
        <w:pPrChange w:id="667" w:author="Ibrahim" w:date="2025-07-18T15:55:00Z">
          <w:pPr>
            <w:pStyle w:val="Heading3"/>
            <w:numPr>
              <w:ilvl w:val="1"/>
              <w:numId w:val="3"/>
            </w:numPr>
            <w:tabs>
              <w:tab w:val="num" w:pos="360"/>
            </w:tabs>
            <w:ind w:left="360" w:hanging="360"/>
          </w:pPr>
        </w:pPrChange>
      </w:pPr>
      <w:r>
        <w:rPr>
          <w:lang w:val="en-GB" w:eastAsia="ja-JP"/>
        </w:rPr>
        <w:t xml:space="preserve">Importance of </w:t>
      </w:r>
      <w:r w:rsidR="00C55EB2">
        <w:rPr>
          <w:lang w:val="en-GB" w:eastAsia="ja-JP"/>
        </w:rPr>
        <w:t xml:space="preserve">the </w:t>
      </w:r>
      <w:r>
        <w:rPr>
          <w:lang w:val="en-GB" w:eastAsia="ja-JP"/>
        </w:rPr>
        <w:t>proposed system.</w:t>
      </w:r>
    </w:p>
    <w:p w14:paraId="479EAFA2" w14:textId="77777777" w:rsidR="00C55EB2" w:rsidRDefault="00C55EB2" w:rsidP="00C55EB2">
      <w:pPr>
        <w:rPr>
          <w:lang w:val="en-GB" w:eastAsia="ja-JP"/>
        </w:rPr>
      </w:pPr>
    </w:p>
    <w:p w14:paraId="72DB9B36" w14:textId="58B75AD2" w:rsidR="00AF3BC1" w:rsidRDefault="00945FFB" w:rsidP="00E963E4">
      <w:pPr>
        <w:jc w:val="both"/>
        <w:rPr>
          <w:ins w:id="668" w:author="Ibrahim" w:date="2025-07-18T16:22:00Z"/>
          <w:lang w:val="en-IN" w:eastAsia="ja-JP"/>
        </w:rPr>
      </w:pPr>
      <w:ins w:id="669" w:author="Ibrahim" w:date="2025-07-18T16:39:00Z">
        <w:r w:rsidRPr="00945FFB">
          <w:rPr>
            <w:lang w:val="en-IN" w:eastAsia="ja-JP"/>
          </w:rPr>
          <w:lastRenderedPageBreak/>
          <w:t xml:space="preserve">The automated DOCT microscope described, along with the future developments outlined in Section 4.1, is intended to serve as a fully automated platform for high-throughput imaging of in vitro cultures. This system holds promise as a valuable tool for anti-cancer drug screening. Its automatic targeting capability enables researchers to perform time-course imaging of tumor spheroids with </w:t>
        </w:r>
        <w:r>
          <w:rPr>
            <w:lang w:val="en-IN" w:eastAsia="ja-JP"/>
          </w:rPr>
          <w:t>high</w:t>
        </w:r>
        <w:r w:rsidRPr="00945FFB">
          <w:rPr>
            <w:lang w:val="en-IN" w:eastAsia="ja-JP"/>
          </w:rPr>
          <w:t xml:space="preserve"> temporal resolution (i.e., shorter intervals between successive measurements), facilitating </w:t>
        </w:r>
      </w:ins>
      <w:ins w:id="670" w:author="Ibrahim" w:date="2025-07-18T16:48:00Z">
        <w:r w:rsidR="00567291">
          <w:rPr>
            <w:lang w:val="en-IN" w:eastAsia="ja-JP"/>
          </w:rPr>
          <w:t>fine</w:t>
        </w:r>
      </w:ins>
      <w:ins w:id="671" w:author="Ibrahim" w:date="2025-07-18T16:39:00Z">
        <w:r w:rsidRPr="00945FFB">
          <w:rPr>
            <w:lang w:val="en-IN" w:eastAsia="ja-JP"/>
          </w:rPr>
          <w:t xml:space="preserve"> analys</w:t>
        </w:r>
        <w:r w:rsidR="00567291">
          <w:rPr>
            <w:lang w:val="en-IN" w:eastAsia="ja-JP"/>
          </w:rPr>
          <w:t>is of spheroid</w:t>
        </w:r>
      </w:ins>
      <w:ins w:id="672" w:author="Ibrahim" w:date="2025-07-18T16:48:00Z">
        <w:r w:rsidR="00567291">
          <w:rPr>
            <w:lang w:val="en-IN" w:eastAsia="ja-JP"/>
          </w:rPr>
          <w:t>-</w:t>
        </w:r>
      </w:ins>
      <w:ins w:id="673" w:author="Ibrahim" w:date="2025-07-18T16:39:00Z">
        <w:r w:rsidRPr="00945FFB">
          <w:rPr>
            <w:lang w:val="en-IN" w:eastAsia="ja-JP"/>
          </w:rPr>
          <w:t>drug interactions over time.</w:t>
        </w:r>
      </w:ins>
      <w:ins w:id="674" w:author="Ibrahim" w:date="2025-07-18T16:51:00Z">
        <w:r w:rsidR="00573870">
          <w:rPr>
            <w:lang w:val="en-IN" w:eastAsia="ja-JP"/>
          </w:rPr>
          <w:t xml:space="preserve"> </w:t>
        </w:r>
      </w:ins>
      <w:del w:id="675" w:author="Ibrahim" w:date="2025-07-18T16:39:00Z">
        <w:r w:rsidR="00507ADE" w:rsidRPr="00507ADE" w:rsidDel="00945FFB">
          <w:rPr>
            <w:lang w:val="en-IN" w:eastAsia="ja-JP"/>
          </w:rPr>
          <w:delText xml:space="preserve">The </w:delText>
        </w:r>
      </w:del>
      <w:del w:id="676" w:author="Ibrahim" w:date="2025-07-18T16:36:00Z">
        <w:r w:rsidR="00507ADE" w:rsidRPr="00507ADE" w:rsidDel="00BC1AF1">
          <w:rPr>
            <w:lang w:val="en-IN" w:eastAsia="ja-JP"/>
          </w:rPr>
          <w:delText>proposed system</w:delText>
        </w:r>
      </w:del>
    </w:p>
    <w:p w14:paraId="709B4309" w14:textId="706C612B" w:rsidR="00C55EB2" w:rsidRPr="00507ADE" w:rsidDel="00573870" w:rsidRDefault="00507ADE" w:rsidP="00AF3BC1">
      <w:pPr>
        <w:jc w:val="both"/>
        <w:rPr>
          <w:del w:id="677" w:author="Ibrahim" w:date="2025-07-18T16:51:00Z"/>
          <w:lang w:val="en-IN" w:eastAsia="ja-JP"/>
        </w:rPr>
      </w:pPr>
      <w:del w:id="678" w:author="Ibrahim" w:date="2025-07-18T16:21:00Z">
        <w:r w:rsidRPr="00507ADE" w:rsidDel="00AF3BC1">
          <w:rPr>
            <w:lang w:val="en-IN" w:eastAsia="ja-JP"/>
          </w:rPr>
          <w:delText xml:space="preserve"> </w:delText>
        </w:r>
      </w:del>
      <w:del w:id="679" w:author="Ibrahim" w:date="2025-07-18T16:51:00Z">
        <w:r w:rsidRPr="00507ADE" w:rsidDel="00573870">
          <w:rPr>
            <w:lang w:val="en-IN" w:eastAsia="ja-JP"/>
          </w:rPr>
          <w:delText xml:space="preserve">enables automated, image-based assessment of spheroids </w:delText>
        </w:r>
        <w:r w:rsidDel="00573870">
          <w:rPr>
            <w:lang w:val="en-IN" w:eastAsia="ja-JP"/>
          </w:rPr>
          <w:delText xml:space="preserve">and </w:delText>
        </w:r>
        <w:r w:rsidR="005049E4" w:rsidDel="00573870">
          <w:rPr>
            <w:lang w:val="en-IN" w:eastAsia="ja-JP"/>
          </w:rPr>
          <w:delText>serves</w:delText>
        </w:r>
        <w:r w:rsidDel="00573870">
          <w:rPr>
            <w:lang w:val="en-IN" w:eastAsia="ja-JP"/>
          </w:rPr>
          <w:delText xml:space="preserve"> as</w:delText>
        </w:r>
        <w:r w:rsidRPr="00507ADE" w:rsidDel="00573870">
          <w:rPr>
            <w:lang w:val="en-IN" w:eastAsia="ja-JP"/>
          </w:rPr>
          <w:delText xml:space="preserve"> a powerful tool for evaluating drug effects over multiple time points. By applying different anti-cancer drugs</w:delText>
        </w:r>
        <w:r w:rsidR="00101C08" w:rsidDel="00573870">
          <w:rPr>
            <w:lang w:val="en-IN" w:eastAsia="ja-JP"/>
          </w:rPr>
          <w:delText xml:space="preserve"> or the same drugs with different concentrations</w:delText>
        </w:r>
        <w:r w:rsidRPr="00507ADE" w:rsidDel="00573870">
          <w:rPr>
            <w:lang w:val="en-IN" w:eastAsia="ja-JP"/>
          </w:rPr>
          <w:delText xml:space="preserve"> to spheroids and monitoring them using OCT at regular intervals over several days, this platform allows researchers to observe dynamic cellular responses in a label-free, non-invasive manner. Such time-resolved imaging can reveal which drug is most effective against a patient’s specific cancer cell model, </w:delText>
        </w:r>
        <w:r w:rsidR="0071118F" w:rsidDel="00573870">
          <w:rPr>
            <w:lang w:val="en-IN" w:eastAsia="ja-JP"/>
          </w:rPr>
          <w:delText xml:space="preserve">and </w:delText>
        </w:r>
        <w:r w:rsidRPr="00507ADE" w:rsidDel="00573870">
          <w:rPr>
            <w:lang w:val="en-IN" w:eastAsia="ja-JP"/>
          </w:rPr>
          <w:delText>support</w:delText>
        </w:r>
        <w:r w:rsidR="0071118F" w:rsidDel="00573870">
          <w:rPr>
            <w:lang w:val="en-IN" w:eastAsia="ja-JP"/>
          </w:rPr>
          <w:delText>s</w:delText>
        </w:r>
        <w:r w:rsidRPr="00507ADE" w:rsidDel="00573870">
          <w:rPr>
            <w:lang w:val="en-IN" w:eastAsia="ja-JP"/>
          </w:rPr>
          <w:delText xml:space="preserve"> personalized treatment strategies.</w:delText>
        </w:r>
      </w:del>
    </w:p>
    <w:p w14:paraId="6351060A" w14:textId="1D9BA3F0" w:rsidR="00CA4C5B" w:rsidRDefault="00D52A7A" w:rsidP="00567291">
      <w:pPr>
        <w:pStyle w:val="Heading1"/>
        <w:numPr>
          <w:ilvl w:val="0"/>
          <w:numId w:val="10"/>
        </w:numPr>
        <w:rPr>
          <w:lang w:eastAsia="ja-JP"/>
        </w:rPr>
        <w:pPrChange w:id="680" w:author="Ibrahim" w:date="2025-07-18T16:47:00Z">
          <w:pPr>
            <w:pStyle w:val="Heading1"/>
          </w:pPr>
        </w:pPrChange>
      </w:pPr>
      <w:r>
        <w:rPr>
          <w:lang w:eastAsia="ja-JP"/>
        </w:rPr>
        <w:t>CONCLUSION</w:t>
      </w:r>
    </w:p>
    <w:p w14:paraId="7CA1FA00" w14:textId="77777777" w:rsidR="00D52A7A" w:rsidRPr="00D52A7A" w:rsidRDefault="00D52A7A" w:rsidP="00D52A7A">
      <w:pPr>
        <w:rPr>
          <w:lang w:eastAsia="ja-JP"/>
        </w:rPr>
      </w:pPr>
    </w:p>
    <w:p w14:paraId="577A1469" w14:textId="5A725583" w:rsidR="00CA4C5B" w:rsidDel="009E4BC6" w:rsidRDefault="005A21E2" w:rsidP="0024279D">
      <w:pPr>
        <w:jc w:val="both"/>
        <w:rPr>
          <w:del w:id="681" w:author="Ibrahim" w:date="2025-07-18T17:32:00Z"/>
          <w:lang w:eastAsia="ja-JP"/>
        </w:rPr>
      </w:pPr>
      <w:del w:id="682" w:author="Ibrahim" w:date="2025-07-18T16:59:00Z">
        <w:r w:rsidRPr="005A21E2" w:rsidDel="00E963E4">
          <w:rPr>
            <w:lang w:eastAsia="ja-JP"/>
          </w:rPr>
          <w:delText>In this study, w</w:delText>
        </w:r>
      </w:del>
      <w:ins w:id="683" w:author="Ibrahim" w:date="2025-07-18T16:59:00Z">
        <w:r w:rsidR="00E963E4">
          <w:rPr>
            <w:lang w:eastAsia="ja-JP"/>
          </w:rPr>
          <w:t>W</w:t>
        </w:r>
      </w:ins>
      <w:r w:rsidRPr="005A21E2">
        <w:rPr>
          <w:lang w:eastAsia="ja-JP"/>
        </w:rPr>
        <w:t xml:space="preserve">e </w:t>
      </w:r>
      <w:ins w:id="684" w:author="Ibrahim" w:date="2025-07-18T16:59:00Z">
        <w:r w:rsidR="009C2251">
          <w:rPr>
            <w:lang w:eastAsia="ja-JP"/>
          </w:rPr>
          <w:t>demonstrated</w:t>
        </w:r>
      </w:ins>
      <w:del w:id="685" w:author="Ibrahim" w:date="2025-07-18T16:59:00Z">
        <w:r w:rsidRPr="005A21E2" w:rsidDel="00E963E4">
          <w:rPr>
            <w:lang w:eastAsia="ja-JP"/>
          </w:rPr>
          <w:delText>developed and validated</w:delText>
        </w:r>
      </w:del>
      <w:r w:rsidRPr="005A21E2">
        <w:rPr>
          <w:lang w:eastAsia="ja-JP"/>
        </w:rPr>
        <w:t xml:space="preserve"> an automated sample targeting system (ASTS) </w:t>
      </w:r>
      <w:ins w:id="686" w:author="Ibrahim" w:date="2025-07-18T16:59:00Z">
        <w:r w:rsidR="009C2251">
          <w:rPr>
            <w:lang w:eastAsia="ja-JP"/>
          </w:rPr>
          <w:t xml:space="preserve">and integrated it with dynamic OCT microscope </w:t>
        </w:r>
      </w:ins>
      <w:r w:rsidRPr="005A21E2">
        <w:rPr>
          <w:lang w:eastAsia="ja-JP"/>
        </w:rPr>
        <w:t xml:space="preserve">for high-throughput, label-free imaging of </w:t>
      </w:r>
      <w:del w:id="687" w:author="Ibrahim" w:date="2025-07-18T17:00:00Z">
        <w:r w:rsidRPr="005A21E2" w:rsidDel="009C2251">
          <w:rPr>
            <w:lang w:eastAsia="ja-JP"/>
          </w:rPr>
          <w:delText xml:space="preserve">3D </w:delText>
        </w:r>
      </w:del>
      <w:ins w:id="688" w:author="Ibrahim" w:date="2025-07-18T17:00:00Z">
        <w:r w:rsidR="009C2251">
          <w:rPr>
            <w:lang w:eastAsia="ja-JP"/>
          </w:rPr>
          <w:t>tumor</w:t>
        </w:r>
        <w:r w:rsidR="009C2251" w:rsidRPr="005A21E2">
          <w:rPr>
            <w:lang w:eastAsia="ja-JP"/>
          </w:rPr>
          <w:t xml:space="preserve"> </w:t>
        </w:r>
      </w:ins>
      <w:r w:rsidRPr="005A21E2">
        <w:rPr>
          <w:lang w:eastAsia="ja-JP"/>
        </w:rPr>
        <w:t>spheroid</w:t>
      </w:r>
      <w:ins w:id="689" w:author="Ibrahim" w:date="2025-07-18T17:00:00Z">
        <w:r w:rsidR="009C2251">
          <w:rPr>
            <w:lang w:eastAsia="ja-JP"/>
          </w:rPr>
          <w:t>s</w:t>
        </w:r>
      </w:ins>
      <w:del w:id="690" w:author="Ibrahim" w:date="2025-07-18T17:00:00Z">
        <w:r w:rsidRPr="005A21E2" w:rsidDel="009C2251">
          <w:rPr>
            <w:lang w:eastAsia="ja-JP"/>
          </w:rPr>
          <w:delText xml:space="preserve"> models using Jones-matrix-based OCT</w:delText>
        </w:r>
      </w:del>
      <w:r w:rsidRPr="005A21E2">
        <w:rPr>
          <w:lang w:eastAsia="ja-JP"/>
        </w:rPr>
        <w:t>. The integration of</w:t>
      </w:r>
      <w:ins w:id="691" w:author="Ibrahim" w:date="2025-07-18T17:01:00Z">
        <w:r w:rsidR="008F5657">
          <w:rPr>
            <w:lang w:eastAsia="ja-JP"/>
          </w:rPr>
          <w:t xml:space="preserve"> an </w:t>
        </w:r>
      </w:ins>
      <w:del w:id="692" w:author="Ibrahim" w:date="2025-07-18T17:01:00Z">
        <w:r w:rsidRPr="005A21E2" w:rsidDel="008F5657">
          <w:rPr>
            <w:lang w:eastAsia="ja-JP"/>
          </w:rPr>
          <w:delText xml:space="preserve"> a </w:delText>
        </w:r>
      </w:del>
      <w:ins w:id="693" w:author="Ibrahim" w:date="2025-07-18T17:01:00Z">
        <w:r w:rsidR="008F5657">
          <w:rPr>
            <w:lang w:eastAsia="ja-JP"/>
          </w:rPr>
          <w:t xml:space="preserve">XY </w:t>
        </w:r>
      </w:ins>
      <w:r w:rsidRPr="005A21E2">
        <w:rPr>
          <w:lang w:eastAsia="ja-JP"/>
        </w:rPr>
        <w:t xml:space="preserve">motorized stage with synchronized OCT acquisition via TCP communication enabled fully automated imaging of spheroids within a 96-well plate. </w:t>
      </w:r>
      <w:ins w:id="694" w:author="Ibrahim" w:date="2025-07-18T17:26:00Z">
        <w:r w:rsidR="009E4BC6">
          <w:rPr>
            <w:lang w:eastAsia="ja-JP"/>
          </w:rPr>
          <w:t xml:space="preserve">A </w:t>
        </w:r>
      </w:ins>
      <w:ins w:id="695" w:author="Ibrahim" w:date="2025-07-18T17:27:00Z">
        <w:r w:rsidR="009E4BC6">
          <w:rPr>
            <w:lang w:eastAsia="ja-JP"/>
          </w:rPr>
          <w:t>set</w:t>
        </w:r>
      </w:ins>
      <w:ins w:id="696" w:author="Ibrahim" w:date="2025-07-18T17:26:00Z">
        <w:r w:rsidR="009E4BC6">
          <w:rPr>
            <w:lang w:eastAsia="ja-JP"/>
          </w:rPr>
          <w:t xml:space="preserve"> of </w:t>
        </w:r>
      </w:ins>
      <w:del w:id="697" w:author="Ibrahim" w:date="2025-07-18T17:06:00Z">
        <w:r w:rsidRPr="005A21E2" w:rsidDel="008F5657">
          <w:rPr>
            <w:lang w:eastAsia="ja-JP"/>
          </w:rPr>
          <w:delText xml:space="preserve">The system successfully </w:delText>
        </w:r>
      </w:del>
      <w:del w:id="698" w:author="Ibrahim" w:date="2025-07-18T17:05:00Z">
        <w:r w:rsidRPr="005A21E2" w:rsidDel="008F5657">
          <w:rPr>
            <w:lang w:eastAsia="ja-JP"/>
          </w:rPr>
          <w:delText xml:space="preserve">imaged </w:delText>
        </w:r>
      </w:del>
      <w:del w:id="699" w:author="Ibrahim" w:date="2025-07-18T17:06:00Z">
        <w:r w:rsidRPr="005A21E2" w:rsidDel="008F5657">
          <w:rPr>
            <w:lang w:eastAsia="ja-JP"/>
          </w:rPr>
          <w:delText xml:space="preserve">13 out of </w:delText>
        </w:r>
      </w:del>
      <w:r w:rsidRPr="005A21E2">
        <w:rPr>
          <w:lang w:eastAsia="ja-JP"/>
        </w:rPr>
        <w:t xml:space="preserve">15 spheroids </w:t>
      </w:r>
      <w:ins w:id="700" w:author="Ibrahim" w:date="2025-07-18T17:06:00Z">
        <w:r w:rsidR="008F5657">
          <w:rPr>
            <w:lang w:eastAsia="ja-JP"/>
          </w:rPr>
          <w:t xml:space="preserve">in a 96-well plate were </w:t>
        </w:r>
      </w:ins>
      <w:ins w:id="701" w:author="Ibrahim" w:date="2025-07-18T17:07:00Z">
        <w:r w:rsidR="008F5657">
          <w:rPr>
            <w:lang w:eastAsia="ja-JP"/>
          </w:rPr>
          <w:t>successfully imaged</w:t>
        </w:r>
      </w:ins>
      <w:del w:id="702" w:author="Ibrahim" w:date="2025-07-18T17:07:00Z">
        <w:r w:rsidRPr="005A21E2" w:rsidDel="008F5657">
          <w:rPr>
            <w:lang w:eastAsia="ja-JP"/>
          </w:rPr>
          <w:delText xml:space="preserve">with minimal manual intervention </w:delText>
        </w:r>
        <w:r w:rsidR="00C76719" w:rsidDel="008F5657">
          <w:rPr>
            <w:lang w:eastAsia="ja-JP"/>
          </w:rPr>
          <w:delText xml:space="preserve">and </w:delText>
        </w:r>
        <w:r w:rsidRPr="005A21E2" w:rsidDel="008F5657">
          <w:rPr>
            <w:lang w:eastAsia="ja-JP"/>
          </w:rPr>
          <w:delText>demonstrat</w:delText>
        </w:r>
        <w:r w:rsidR="00C76719" w:rsidDel="008F5657">
          <w:rPr>
            <w:lang w:eastAsia="ja-JP"/>
          </w:rPr>
          <w:delText>ed</w:delText>
        </w:r>
        <w:r w:rsidRPr="005A21E2" w:rsidDel="008F5657">
          <w:rPr>
            <w:lang w:eastAsia="ja-JP"/>
          </w:rPr>
          <w:delText xml:space="preserve"> the reliability and efficiency of the automation pipeline</w:delText>
        </w:r>
      </w:del>
      <w:r w:rsidRPr="005A21E2">
        <w:rPr>
          <w:lang w:eastAsia="ja-JP"/>
        </w:rPr>
        <w:t>.</w:t>
      </w:r>
      <w:ins w:id="703" w:author="Ibrahim" w:date="2025-07-18T17:27:00Z">
        <w:r w:rsidR="009E4BC6">
          <w:rPr>
            <w:lang w:eastAsia="ja-JP"/>
          </w:rPr>
          <w:t xml:space="preserve"> Among them only two spheroids appeared to be out of focus </w:t>
        </w:r>
      </w:ins>
      <w:ins w:id="704" w:author="Ibrahim" w:date="2025-07-18T17:28:00Z">
        <w:r w:rsidR="009E4BC6">
          <w:rPr>
            <w:lang w:eastAsia="ja-JP"/>
          </w:rPr>
          <w:t>and/or</w:t>
        </w:r>
      </w:ins>
      <w:ins w:id="705" w:author="Ibrahim" w:date="2025-07-18T17:27:00Z">
        <w:r w:rsidR="009E4BC6">
          <w:rPr>
            <w:lang w:eastAsia="ja-JP"/>
          </w:rPr>
          <w:t xml:space="preserve"> FOV</w:t>
        </w:r>
      </w:ins>
      <w:ins w:id="706" w:author="Ibrahim" w:date="2025-07-18T17:28:00Z">
        <w:r w:rsidR="009E4BC6">
          <w:rPr>
            <w:lang w:eastAsia="ja-JP"/>
          </w:rPr>
          <w:t>. Th</w:t>
        </w:r>
      </w:ins>
      <w:ins w:id="707" w:author="Ibrahim" w:date="2025-07-18T17:33:00Z">
        <w:r w:rsidR="009E4BC6">
          <w:rPr>
            <w:lang w:eastAsia="ja-JP"/>
          </w:rPr>
          <w:t>ese</w:t>
        </w:r>
      </w:ins>
      <w:ins w:id="708" w:author="Ibrahim" w:date="2025-07-18T17:28:00Z">
        <w:r w:rsidR="009E4BC6">
          <w:rPr>
            <w:lang w:eastAsia="ja-JP"/>
          </w:rPr>
          <w:t xml:space="preserve"> limitation </w:t>
        </w:r>
      </w:ins>
      <w:ins w:id="709" w:author="Ibrahim" w:date="2025-07-18T17:33:00Z">
        <w:r w:rsidR="009E4BC6">
          <w:rPr>
            <w:lang w:eastAsia="ja-JP"/>
          </w:rPr>
          <w:t>are</w:t>
        </w:r>
      </w:ins>
      <w:ins w:id="710" w:author="Ibrahim" w:date="2025-07-18T17:28:00Z">
        <w:r w:rsidR="009E4BC6">
          <w:rPr>
            <w:lang w:eastAsia="ja-JP"/>
          </w:rPr>
          <w:t xml:space="preserve"> going to be addressed by</w:t>
        </w:r>
      </w:ins>
      <w:ins w:id="711" w:author="Ibrahim" w:date="2025-07-18T17:32:00Z">
        <w:r w:rsidR="009E4BC6">
          <w:rPr>
            <w:lang w:eastAsia="ja-JP"/>
          </w:rPr>
          <w:t xml:space="preserve"> </w:t>
        </w:r>
      </w:ins>
      <w:del w:id="712" w:author="Ibrahim" w:date="2025-07-18T17:07:00Z">
        <w:r w:rsidRPr="005A21E2" w:rsidDel="008F5657">
          <w:rPr>
            <w:lang w:eastAsia="ja-JP"/>
          </w:rPr>
          <w:delText xml:space="preserve"> </w:delText>
        </w:r>
      </w:del>
      <w:del w:id="713" w:author="Ibrahim" w:date="2025-07-18T17:29:00Z">
        <w:r w:rsidRPr="005A21E2" w:rsidDel="009E4BC6">
          <w:rPr>
            <w:lang w:eastAsia="ja-JP"/>
          </w:rPr>
          <w:delText xml:space="preserve">Despite challenges related to focusing and field-of-view alignment </w:delText>
        </w:r>
      </w:del>
      <w:del w:id="714" w:author="Ibrahim" w:date="2025-07-18T17:08:00Z">
        <w:r w:rsidRPr="005A21E2" w:rsidDel="008F5657">
          <w:rPr>
            <w:lang w:eastAsia="ja-JP"/>
          </w:rPr>
          <w:delText>due to the 3D nature of spheroids,</w:delText>
        </w:r>
      </w:del>
      <w:del w:id="715" w:author="Ibrahim" w:date="2025-07-18T17:29:00Z">
        <w:r w:rsidRPr="005A21E2" w:rsidDel="009E4BC6">
          <w:rPr>
            <w:lang w:eastAsia="ja-JP"/>
          </w:rPr>
          <w:delText xml:space="preserve"> the platform successfully captured structural and functional </w:delText>
        </w:r>
      </w:del>
      <w:del w:id="716" w:author="Ibrahim" w:date="2025-07-18T17:09:00Z">
        <w:r w:rsidRPr="005A21E2" w:rsidDel="008F5657">
          <w:rPr>
            <w:lang w:eastAsia="ja-JP"/>
          </w:rPr>
          <w:delText>contrast through LIV and OCDS imaging</w:delText>
        </w:r>
      </w:del>
      <w:del w:id="717" w:author="Ibrahim" w:date="2025-07-18T17:29:00Z">
        <w:r w:rsidRPr="005A21E2" w:rsidDel="009E4BC6">
          <w:rPr>
            <w:lang w:eastAsia="ja-JP"/>
          </w:rPr>
          <w:delText>. These capabilities allow for non-invasive monitoring of drug responses at multiple time points and support image-based preclinical evaluation in a scalable manner</w:delText>
        </w:r>
      </w:del>
      <w:del w:id="718" w:author="Ibrahim" w:date="2025-07-18T17:32:00Z">
        <w:r w:rsidRPr="005A21E2" w:rsidDel="009E4BC6">
          <w:rPr>
            <w:lang w:eastAsia="ja-JP"/>
          </w:rPr>
          <w:delText>. The proposed system not only improves the speed and reproducibility of OCT-based screening but also paves the way for personalized drug testing, bridging the gap between engineering tools and biomedical research.</w:delText>
        </w:r>
      </w:del>
    </w:p>
    <w:p w14:paraId="3C3DFFE0" w14:textId="7F34C270" w:rsidR="008015DE" w:rsidDel="009E1419" w:rsidRDefault="008015DE" w:rsidP="009E1419">
      <w:pPr>
        <w:jc w:val="both"/>
        <w:rPr>
          <w:del w:id="719" w:author="Ibrahim" w:date="2025-07-18T17:35:00Z"/>
          <w:lang w:eastAsia="ja-JP"/>
        </w:rPr>
      </w:pPr>
      <w:del w:id="720" w:author="Ibrahim" w:date="2025-07-18T17:32:00Z">
        <w:r w:rsidDel="009E4BC6">
          <w:rPr>
            <w:lang w:eastAsia="ja-JP"/>
          </w:rPr>
          <w:delText xml:space="preserve">                </w:delText>
        </w:r>
        <w:r w:rsidR="00306288" w:rsidDel="009E4BC6">
          <w:rPr>
            <w:lang w:eastAsia="ja-JP"/>
          </w:rPr>
          <w:delText xml:space="preserve">          </w:delText>
        </w:r>
        <w:r w:rsidR="00C823DF" w:rsidRPr="00C823DF" w:rsidDel="009E4BC6">
          <w:rPr>
            <w:lang w:eastAsia="ja-JP"/>
          </w:rPr>
          <w:delText xml:space="preserve">Building on the limitations of the current system, future improvements can focus on </w:delText>
        </w:r>
      </w:del>
      <w:r w:rsidR="00C823DF" w:rsidRPr="00C823DF">
        <w:rPr>
          <w:lang w:eastAsia="ja-JP"/>
        </w:rPr>
        <w:t xml:space="preserve">integrating an additional depth-axis (Z-axis) </w:t>
      </w:r>
      <w:del w:id="721" w:author="Ibrahim" w:date="2025-07-18T17:32:00Z">
        <w:r w:rsidR="00C823DF" w:rsidRPr="00C823DF" w:rsidDel="009E4BC6">
          <w:rPr>
            <w:lang w:eastAsia="ja-JP"/>
          </w:rPr>
          <w:delText xml:space="preserve">manipulator </w:delText>
        </w:r>
      </w:del>
      <w:ins w:id="722" w:author="Ibrahim" w:date="2025-07-18T17:32:00Z">
        <w:r w:rsidR="009E4BC6">
          <w:rPr>
            <w:lang w:eastAsia="ja-JP"/>
          </w:rPr>
          <w:t>stage</w:t>
        </w:r>
      </w:ins>
      <w:ins w:id="723" w:author="Ibrahim" w:date="2025-07-18T17:33:00Z">
        <w:r w:rsidR="009E4BC6">
          <w:rPr>
            <w:lang w:eastAsia="ja-JP"/>
          </w:rPr>
          <w:t xml:space="preserve"> </w:t>
        </w:r>
      </w:ins>
      <w:del w:id="724" w:author="Ibrahim" w:date="2025-07-18T17:34:00Z">
        <w:r w:rsidR="00C823DF" w:rsidRPr="00C823DF" w:rsidDel="009E4BC6">
          <w:rPr>
            <w:lang w:eastAsia="ja-JP"/>
          </w:rPr>
          <w:delText>to the OCT imaging probe</w:delText>
        </w:r>
      </w:del>
      <w:ins w:id="725" w:author="Ibrahim" w:date="2025-07-18T17:34:00Z">
        <w:r w:rsidR="009E4BC6">
          <w:rPr>
            <w:lang w:eastAsia="ja-JP"/>
          </w:rPr>
          <w:t>for tuning the focus position</w:t>
        </w:r>
      </w:ins>
      <w:r w:rsidR="00C823DF" w:rsidRPr="00C823DF">
        <w:rPr>
          <w:lang w:eastAsia="ja-JP"/>
        </w:rPr>
        <w:t xml:space="preserve"> and establishing an image-based</w:t>
      </w:r>
      <w:ins w:id="726" w:author="Ibrahim" w:date="2025-07-18T17:33:00Z">
        <w:r w:rsidR="009E4BC6">
          <w:rPr>
            <w:lang w:eastAsia="ja-JP"/>
          </w:rPr>
          <w:t xml:space="preserve"> segmentation</w:t>
        </w:r>
      </w:ins>
      <w:ins w:id="727" w:author="Ibrahim" w:date="2025-07-18T17:34:00Z">
        <w:r w:rsidR="009E1419">
          <w:rPr>
            <w:lang w:eastAsia="ja-JP"/>
          </w:rPr>
          <w:t xml:space="preserve"> method</w:t>
        </w:r>
      </w:ins>
      <w:ins w:id="728" w:author="Ibrahim" w:date="2025-07-18T17:35:00Z">
        <w:r w:rsidR="009E1419">
          <w:rPr>
            <w:lang w:eastAsia="ja-JP"/>
          </w:rPr>
          <w:t xml:space="preserve">, which will enable fine 3D </w:t>
        </w:r>
      </w:ins>
      <w:del w:id="729" w:author="Ibrahim" w:date="2025-07-18T17:35:00Z">
        <w:r w:rsidR="00C823DF" w:rsidRPr="00C823DF" w:rsidDel="009E1419">
          <w:rPr>
            <w:lang w:eastAsia="ja-JP"/>
          </w:rPr>
          <w:delText xml:space="preserve"> </w:delText>
        </w:r>
      </w:del>
      <w:del w:id="730" w:author="Ibrahim" w:date="2025-07-18T17:34:00Z">
        <w:r w:rsidR="00C823DF" w:rsidRPr="00C823DF" w:rsidDel="009E1419">
          <w:rPr>
            <w:lang w:eastAsia="ja-JP"/>
          </w:rPr>
          <w:delText>feedback mechanism</w:delText>
        </w:r>
      </w:del>
      <w:del w:id="731" w:author="Ibrahim" w:date="2025-07-18T17:35:00Z">
        <w:r w:rsidR="00C823DF" w:rsidRPr="00C823DF" w:rsidDel="009E1419">
          <w:rPr>
            <w:lang w:eastAsia="ja-JP"/>
          </w:rPr>
          <w:delText>. This would enable precise three-dimensional</w:delText>
        </w:r>
      </w:del>
      <w:r w:rsidR="00C823DF" w:rsidRPr="00C823DF">
        <w:rPr>
          <w:lang w:eastAsia="ja-JP"/>
        </w:rPr>
        <w:t xml:space="preserve"> positioning of the sample within the imaging field</w:t>
      </w:r>
      <w:del w:id="732" w:author="Ibrahim" w:date="2025-07-18T17:35:00Z">
        <w:r w:rsidR="00C823DF" w:rsidRPr="00C823DF" w:rsidDel="009E1419">
          <w:rPr>
            <w:lang w:eastAsia="ja-JP"/>
          </w:rPr>
          <w:delText>, thereby ensuring optimal focus and accurate localization of the spheroid during automated scanning.</w:delText>
        </w:r>
      </w:del>
    </w:p>
    <w:p w14:paraId="6AE37FD3" w14:textId="19633680" w:rsidR="00CA4C5B" w:rsidRPr="00CA4C5B" w:rsidRDefault="009E1419" w:rsidP="0024279D">
      <w:pPr>
        <w:jc w:val="both"/>
        <w:rPr>
          <w:lang w:val="en-IN"/>
        </w:rPr>
        <w:pPrChange w:id="733" w:author="Ibrahim" w:date="2025-07-18T17:37:00Z">
          <w:pPr/>
        </w:pPrChange>
      </w:pPr>
      <w:ins w:id="734" w:author="Ibrahim" w:date="2025-07-18T17:32:00Z">
        <w:r>
          <w:rPr>
            <w:lang w:eastAsia="ja-JP"/>
          </w:rPr>
          <w:t>.</w:t>
        </w:r>
      </w:ins>
      <w:ins w:id="735" w:author="Ibrahim" w:date="2025-07-18T17:36:00Z">
        <w:r>
          <w:rPr>
            <w:lang w:eastAsia="ja-JP"/>
          </w:rPr>
          <w:t xml:space="preserve"> </w:t>
        </w:r>
        <w:r w:rsidRPr="009E1419">
          <w:rPr>
            <w:lang w:eastAsia="ja-JP"/>
          </w:rPr>
          <w:t>Th</w:t>
        </w:r>
        <w:r>
          <w:rPr>
            <w:lang w:eastAsia="ja-JP"/>
          </w:rPr>
          <w:t xml:space="preserve">e proposed </w:t>
        </w:r>
        <w:r w:rsidRPr="009E1419">
          <w:rPr>
            <w:lang w:eastAsia="ja-JP"/>
          </w:rPr>
          <w:t xml:space="preserve">system </w:t>
        </w:r>
        <w:r>
          <w:rPr>
            <w:lang w:eastAsia="ja-JP"/>
          </w:rPr>
          <w:t>might be a useful tool for high throu</w:t>
        </w:r>
      </w:ins>
      <w:ins w:id="736" w:author="Ibrahim" w:date="2025-07-18T17:37:00Z">
        <w:r w:rsidR="0024279D">
          <w:rPr>
            <w:lang w:eastAsia="ja-JP"/>
          </w:rPr>
          <w:t>gh</w:t>
        </w:r>
      </w:ins>
      <w:ins w:id="737" w:author="Ibrahim" w:date="2025-07-18T17:36:00Z">
        <w:r>
          <w:rPr>
            <w:lang w:eastAsia="ja-JP"/>
          </w:rPr>
          <w:t xml:space="preserve">put </w:t>
        </w:r>
      </w:ins>
      <w:ins w:id="738" w:author="Ibrahim" w:date="2025-07-18T17:37:00Z">
        <w:r w:rsidR="0024279D">
          <w:rPr>
            <w:lang w:eastAsia="ja-JP"/>
          </w:rPr>
          <w:t xml:space="preserve">spheroid based anti-cancer </w:t>
        </w:r>
        <w:r>
          <w:rPr>
            <w:lang w:eastAsia="ja-JP"/>
          </w:rPr>
          <w:t xml:space="preserve">drug </w:t>
        </w:r>
        <w:r w:rsidR="0024279D">
          <w:rPr>
            <w:lang w:eastAsia="ja-JP"/>
          </w:rPr>
          <w:t xml:space="preserve">screening. </w:t>
        </w:r>
      </w:ins>
    </w:p>
    <w:p w14:paraId="3995DC76" w14:textId="63D41F06" w:rsidR="00C53436" w:rsidRDefault="00CA4C5B" w:rsidP="00567291">
      <w:pPr>
        <w:pStyle w:val="Heading1"/>
        <w:numPr>
          <w:ilvl w:val="0"/>
          <w:numId w:val="10"/>
        </w:numPr>
        <w:pPrChange w:id="739" w:author="Ibrahim" w:date="2025-07-18T16:47:00Z">
          <w:pPr>
            <w:pStyle w:val="Heading1"/>
          </w:pPr>
        </w:pPrChange>
      </w:pPr>
      <w:r>
        <w:t>REFERENCES</w:t>
      </w:r>
    </w:p>
    <w:p w14:paraId="17B68016" w14:textId="2EC72E3D" w:rsidR="00CA4C5B" w:rsidRDefault="00CA4C5B" w:rsidP="00CA4C5B">
      <w:r w:rsidRPr="003C4A2F">
        <w:rPr>
          <w:rFonts w:hint="eastAsia"/>
          <w:highlight w:val="yellow"/>
          <w:lang w:eastAsia="ja-JP"/>
          <w:rPrChange w:id="740" w:author="Ibrahim" w:date="2025-07-18T17:38:00Z">
            <w:rPr>
              <w:rFonts w:hint="eastAsia"/>
              <w:lang w:eastAsia="ja-JP"/>
            </w:rPr>
          </w:rPrChange>
        </w:rPr>
        <w:t>[1]</w:t>
      </w:r>
      <w:r w:rsidRPr="003C4A2F">
        <w:rPr>
          <w:highlight w:val="yellow"/>
          <w:lang w:eastAsia="ja-JP"/>
          <w:rPrChange w:id="741" w:author="Ibrahim" w:date="2025-07-18T17:38:00Z">
            <w:rPr>
              <w:lang w:eastAsia="ja-JP"/>
            </w:rPr>
          </w:rPrChange>
        </w:rPr>
        <w:t xml:space="preserve"> S.Pi et.al., </w:t>
      </w:r>
      <w:r w:rsidRPr="003C4A2F">
        <w:rPr>
          <w:i/>
          <w:iCs/>
          <w:highlight w:val="yellow"/>
          <w:lang w:val="en-IN" w:eastAsia="ja-JP"/>
          <w:rPrChange w:id="742" w:author="Ibrahim" w:date="2025-07-18T17:38:00Z">
            <w:rPr>
              <w:i/>
              <w:iCs/>
              <w:lang w:val="en-IN" w:eastAsia="ja-JP"/>
            </w:rPr>
          </w:rPrChange>
        </w:rPr>
        <w:t xml:space="preserve">Opt. Lett. </w:t>
      </w:r>
      <w:r w:rsidRPr="003C4A2F">
        <w:rPr>
          <w:b/>
          <w:bCs/>
          <w:highlight w:val="yellow"/>
          <w:lang w:val="en-IN" w:eastAsia="ja-JP"/>
          <w:rPrChange w:id="743" w:author="Ibrahim" w:date="2025-07-18T17:38:00Z">
            <w:rPr>
              <w:b/>
              <w:bCs/>
              <w:lang w:val="en-IN" w:eastAsia="ja-JP"/>
            </w:rPr>
          </w:rPrChange>
        </w:rPr>
        <w:t>49</w:t>
      </w:r>
      <w:r w:rsidRPr="003C4A2F">
        <w:rPr>
          <w:highlight w:val="yellow"/>
          <w:lang w:val="en-IN" w:eastAsia="ja-JP"/>
          <w:rPrChange w:id="744" w:author="Ibrahim" w:date="2025-07-18T17:38:00Z">
            <w:rPr>
              <w:lang w:val="en-IN" w:eastAsia="ja-JP"/>
            </w:rPr>
          </w:rPrChange>
        </w:rPr>
        <w:t>, 4481 (2024)</w:t>
      </w:r>
      <w:r w:rsidR="00530AAC" w:rsidRPr="003C4A2F">
        <w:rPr>
          <w:highlight w:val="yellow"/>
          <w:lang w:val="en-IN" w:eastAsia="ja-JP"/>
          <w:rPrChange w:id="745" w:author="Ibrahim" w:date="2025-07-18T17:38:00Z">
            <w:rPr>
              <w:lang w:val="en-IN" w:eastAsia="ja-JP"/>
            </w:rPr>
          </w:rPrChange>
        </w:rPr>
        <w:t xml:space="preserve">  </w:t>
      </w:r>
      <w:r w:rsidR="00530AAC" w:rsidRPr="003C4A2F">
        <w:rPr>
          <w:rFonts w:hint="eastAsia"/>
          <w:highlight w:val="yellow"/>
          <w:lang w:eastAsia="ja-JP"/>
          <w:rPrChange w:id="746" w:author="Ibrahim" w:date="2025-07-18T17:38:00Z">
            <w:rPr>
              <w:rFonts w:hint="eastAsia"/>
              <w:lang w:eastAsia="ja-JP"/>
            </w:rPr>
          </w:rPrChange>
        </w:rPr>
        <w:t>[</w:t>
      </w:r>
      <w:r w:rsidR="00530AAC" w:rsidRPr="003C4A2F">
        <w:rPr>
          <w:highlight w:val="yellow"/>
          <w:lang w:eastAsia="ja-JP"/>
          <w:rPrChange w:id="747" w:author="Ibrahim" w:date="2025-07-18T17:38:00Z">
            <w:rPr>
              <w:lang w:eastAsia="ja-JP"/>
            </w:rPr>
          </w:rPrChange>
        </w:rPr>
        <w:t>2</w:t>
      </w:r>
      <w:r w:rsidR="00530AAC" w:rsidRPr="003C4A2F">
        <w:rPr>
          <w:rFonts w:hint="eastAsia"/>
          <w:highlight w:val="yellow"/>
          <w:lang w:eastAsia="ja-JP"/>
          <w:rPrChange w:id="748" w:author="Ibrahim" w:date="2025-07-18T17:38:00Z">
            <w:rPr>
              <w:rFonts w:hint="eastAsia"/>
              <w:lang w:eastAsia="ja-JP"/>
            </w:rPr>
          </w:rPrChange>
        </w:rPr>
        <w:t>]</w:t>
      </w:r>
      <w:r w:rsidR="000524EB" w:rsidRPr="003C4A2F">
        <w:rPr>
          <w:highlight w:val="yellow"/>
          <w:lang w:eastAsia="ja-JP"/>
          <w:rPrChange w:id="749" w:author="Ibrahim" w:date="2025-07-18T17:38:00Z">
            <w:rPr>
              <w:lang w:eastAsia="ja-JP"/>
            </w:rPr>
          </w:rPrChange>
        </w:rPr>
        <w:t xml:space="preserve"> V. Lob </w:t>
      </w:r>
      <w:r w:rsidR="000524EB" w:rsidRPr="003C4A2F">
        <w:rPr>
          <w:i/>
          <w:iCs/>
          <w:highlight w:val="yellow"/>
          <w:lang w:eastAsia="ja-JP"/>
          <w:rPrChange w:id="750" w:author="Ibrahim" w:date="2025-07-18T17:38:00Z">
            <w:rPr>
              <w:i/>
              <w:iCs/>
              <w:lang w:eastAsia="ja-JP"/>
            </w:rPr>
          </w:rPrChange>
        </w:rPr>
        <w:t>et al</w:t>
      </w:r>
      <w:r w:rsidR="000524EB" w:rsidRPr="003C4A2F">
        <w:rPr>
          <w:highlight w:val="yellow"/>
          <w:lang w:eastAsia="ja-JP"/>
          <w:rPrChange w:id="751" w:author="Ibrahim" w:date="2025-07-18T17:38:00Z">
            <w:rPr>
              <w:lang w:eastAsia="ja-JP"/>
            </w:rPr>
          </w:rPrChange>
        </w:rPr>
        <w:t xml:space="preserve">., Med. Biol. Eng. Comput. </w:t>
      </w:r>
      <w:r w:rsidR="000524EB" w:rsidRPr="003C4A2F">
        <w:rPr>
          <w:b/>
          <w:bCs/>
          <w:highlight w:val="yellow"/>
          <w:lang w:eastAsia="ja-JP"/>
          <w:rPrChange w:id="752" w:author="Ibrahim" w:date="2025-07-18T17:38:00Z">
            <w:rPr>
              <w:b/>
              <w:bCs/>
              <w:lang w:eastAsia="ja-JP"/>
            </w:rPr>
          </w:rPrChange>
        </w:rPr>
        <w:t>45</w:t>
      </w:r>
      <w:r w:rsidR="000524EB" w:rsidRPr="003C4A2F">
        <w:rPr>
          <w:highlight w:val="yellow"/>
          <w:lang w:eastAsia="ja-JP"/>
          <w:rPrChange w:id="753" w:author="Ibrahim" w:date="2025-07-18T17:38:00Z">
            <w:rPr>
              <w:lang w:eastAsia="ja-JP"/>
            </w:rPr>
          </w:rPrChange>
        </w:rPr>
        <w:t xml:space="preserve">, 1023 (2007) </w:t>
      </w:r>
      <w:r w:rsidR="000524EB" w:rsidRPr="003C4A2F">
        <w:rPr>
          <w:rFonts w:hint="eastAsia"/>
          <w:highlight w:val="yellow"/>
          <w:lang w:eastAsia="ja-JP"/>
          <w:rPrChange w:id="754" w:author="Ibrahim" w:date="2025-07-18T17:38:00Z">
            <w:rPr>
              <w:rFonts w:hint="eastAsia"/>
              <w:lang w:eastAsia="ja-JP"/>
            </w:rPr>
          </w:rPrChange>
        </w:rPr>
        <w:t>[</w:t>
      </w:r>
      <w:r w:rsidR="000524EB" w:rsidRPr="003C4A2F">
        <w:rPr>
          <w:highlight w:val="yellow"/>
          <w:lang w:eastAsia="ja-JP"/>
          <w:rPrChange w:id="755" w:author="Ibrahim" w:date="2025-07-18T17:38:00Z">
            <w:rPr>
              <w:lang w:eastAsia="ja-JP"/>
            </w:rPr>
          </w:rPrChange>
        </w:rPr>
        <w:t>3</w:t>
      </w:r>
      <w:r w:rsidR="000524EB" w:rsidRPr="003C4A2F">
        <w:rPr>
          <w:rFonts w:hint="eastAsia"/>
          <w:highlight w:val="yellow"/>
          <w:lang w:eastAsia="ja-JP"/>
          <w:rPrChange w:id="756" w:author="Ibrahim" w:date="2025-07-18T17:38:00Z">
            <w:rPr>
              <w:rFonts w:hint="eastAsia"/>
              <w:lang w:eastAsia="ja-JP"/>
            </w:rPr>
          </w:rPrChange>
        </w:rPr>
        <w:t>]</w:t>
      </w:r>
      <w:r w:rsidR="000524EB" w:rsidRPr="003C4A2F">
        <w:rPr>
          <w:highlight w:val="yellow"/>
          <w:lang w:eastAsia="ja-JP"/>
          <w:rPrChange w:id="757" w:author="Ibrahim" w:date="2025-07-18T17:38:00Z">
            <w:rPr>
              <w:lang w:eastAsia="ja-JP"/>
            </w:rPr>
          </w:rPrChange>
        </w:rPr>
        <w:t xml:space="preserve"> </w:t>
      </w:r>
      <w:r w:rsidR="00B97DB7" w:rsidRPr="003C4A2F">
        <w:rPr>
          <w:highlight w:val="yellow"/>
          <w:lang w:eastAsia="ja-JP"/>
          <w:rPrChange w:id="758" w:author="Ibrahim" w:date="2025-07-18T17:38:00Z">
            <w:rPr>
              <w:lang w:eastAsia="ja-JP"/>
            </w:rPr>
          </w:rPrChange>
        </w:rPr>
        <w:t xml:space="preserve">T. Geisler </w:t>
      </w:r>
      <w:r w:rsidR="00B97DB7" w:rsidRPr="003C4A2F">
        <w:rPr>
          <w:i/>
          <w:iCs/>
          <w:highlight w:val="yellow"/>
          <w:lang w:eastAsia="ja-JP"/>
          <w:rPrChange w:id="759" w:author="Ibrahim" w:date="2025-07-18T17:38:00Z">
            <w:rPr>
              <w:i/>
              <w:iCs/>
              <w:lang w:eastAsia="ja-JP"/>
            </w:rPr>
          </w:rPrChange>
        </w:rPr>
        <w:t>et al</w:t>
      </w:r>
      <w:r w:rsidR="00B97DB7" w:rsidRPr="003C4A2F">
        <w:rPr>
          <w:highlight w:val="yellow"/>
          <w:lang w:eastAsia="ja-JP"/>
          <w:rPrChange w:id="760" w:author="Ibrahim" w:date="2025-07-18T17:38:00Z">
            <w:rPr>
              <w:lang w:eastAsia="ja-JP"/>
            </w:rPr>
          </w:rPrChange>
        </w:rPr>
        <w:t xml:space="preserve">., IEEE Trans. Autom. Sci. Eng. </w:t>
      </w:r>
      <w:r w:rsidR="00B97DB7" w:rsidRPr="003C4A2F">
        <w:rPr>
          <w:b/>
          <w:bCs/>
          <w:highlight w:val="yellow"/>
          <w:lang w:eastAsia="ja-JP"/>
          <w:rPrChange w:id="761" w:author="Ibrahim" w:date="2025-07-18T17:38:00Z">
            <w:rPr>
              <w:b/>
              <w:bCs/>
              <w:lang w:eastAsia="ja-JP"/>
            </w:rPr>
          </w:rPrChange>
        </w:rPr>
        <w:t>3</w:t>
      </w:r>
      <w:r w:rsidR="00B97DB7" w:rsidRPr="003C4A2F">
        <w:rPr>
          <w:highlight w:val="yellow"/>
          <w:lang w:eastAsia="ja-JP"/>
          <w:rPrChange w:id="762" w:author="Ibrahim" w:date="2025-07-18T17:38:00Z">
            <w:rPr>
              <w:lang w:eastAsia="ja-JP"/>
            </w:rPr>
          </w:rPrChange>
        </w:rPr>
        <w:t xml:space="preserve">, 169 (2006). </w:t>
      </w:r>
      <w:r w:rsidR="00B97DB7" w:rsidRPr="003C4A2F">
        <w:rPr>
          <w:rFonts w:hint="eastAsia"/>
          <w:highlight w:val="yellow"/>
          <w:lang w:eastAsia="ja-JP"/>
          <w:rPrChange w:id="763" w:author="Ibrahim" w:date="2025-07-18T17:38:00Z">
            <w:rPr>
              <w:rFonts w:hint="eastAsia"/>
              <w:lang w:eastAsia="ja-JP"/>
            </w:rPr>
          </w:rPrChange>
        </w:rPr>
        <w:t>[</w:t>
      </w:r>
      <w:r w:rsidR="00B97DB7" w:rsidRPr="003C4A2F">
        <w:rPr>
          <w:highlight w:val="yellow"/>
          <w:lang w:eastAsia="ja-JP"/>
          <w:rPrChange w:id="764" w:author="Ibrahim" w:date="2025-07-18T17:38:00Z">
            <w:rPr>
              <w:lang w:eastAsia="ja-JP"/>
            </w:rPr>
          </w:rPrChange>
        </w:rPr>
        <w:t>4</w:t>
      </w:r>
      <w:r w:rsidR="00B97DB7" w:rsidRPr="003C4A2F">
        <w:rPr>
          <w:rFonts w:hint="eastAsia"/>
          <w:highlight w:val="yellow"/>
          <w:lang w:eastAsia="ja-JP"/>
          <w:rPrChange w:id="765" w:author="Ibrahim" w:date="2025-07-18T17:38:00Z">
            <w:rPr>
              <w:rFonts w:hint="eastAsia"/>
              <w:lang w:eastAsia="ja-JP"/>
            </w:rPr>
          </w:rPrChange>
        </w:rPr>
        <w:t>]</w:t>
      </w:r>
      <w:r w:rsidR="00B97DB7" w:rsidRPr="003C4A2F">
        <w:rPr>
          <w:highlight w:val="yellow"/>
          <w:lang w:eastAsia="ja-JP"/>
          <w:rPrChange w:id="766" w:author="Ibrahim" w:date="2025-07-18T17:38:00Z">
            <w:rPr>
              <w:lang w:eastAsia="ja-JP"/>
            </w:rPr>
          </w:rPrChange>
        </w:rPr>
        <w:t xml:space="preserve"> </w:t>
      </w:r>
      <w:r w:rsidR="00530AAC" w:rsidRPr="003C4A2F">
        <w:rPr>
          <w:highlight w:val="yellow"/>
          <w:lang w:eastAsia="ja-JP"/>
          <w:rPrChange w:id="767" w:author="Ibrahim" w:date="2025-07-18T17:38:00Z">
            <w:rPr>
              <w:lang w:eastAsia="ja-JP"/>
            </w:rPr>
          </w:rPrChange>
        </w:rPr>
        <w:t xml:space="preserve"> </w:t>
      </w:r>
      <w:r w:rsidR="00530AAC" w:rsidRPr="003C4A2F">
        <w:rPr>
          <w:highlight w:val="yellow"/>
          <w:rPrChange w:id="768" w:author="Ibrahim" w:date="2025-07-18T17:38:00Z">
            <w:rPr/>
          </w:rPrChange>
        </w:rPr>
        <w:t>I. A. El-Sadek</w:t>
      </w:r>
      <w:r w:rsidR="00530AAC" w:rsidRPr="003C4A2F">
        <w:rPr>
          <w:rFonts w:hint="eastAsia"/>
          <w:highlight w:val="yellow"/>
          <w:lang w:eastAsia="ja-JP"/>
          <w:rPrChange w:id="769" w:author="Ibrahim" w:date="2025-07-18T17:38:00Z">
            <w:rPr>
              <w:rFonts w:hint="eastAsia"/>
              <w:lang w:eastAsia="ja-JP"/>
            </w:rPr>
          </w:rPrChange>
        </w:rPr>
        <w:t xml:space="preserve"> et.al., </w:t>
      </w:r>
      <w:r w:rsidR="00530AAC" w:rsidRPr="003C4A2F">
        <w:rPr>
          <w:highlight w:val="yellow"/>
          <w:rPrChange w:id="770" w:author="Ibrahim" w:date="2025-07-18T17:38:00Z">
            <w:rPr/>
          </w:rPrChange>
        </w:rPr>
        <w:t xml:space="preserve">Biomed. Opt. Express </w:t>
      </w:r>
      <w:r w:rsidR="00530AAC" w:rsidRPr="003C4A2F">
        <w:rPr>
          <w:b/>
          <w:bCs/>
          <w:highlight w:val="yellow"/>
          <w:rPrChange w:id="771" w:author="Ibrahim" w:date="2025-07-18T17:38:00Z">
            <w:rPr>
              <w:b/>
              <w:bCs/>
            </w:rPr>
          </w:rPrChange>
        </w:rPr>
        <w:t>12</w:t>
      </w:r>
      <w:r w:rsidR="00530AAC" w:rsidRPr="003C4A2F">
        <w:rPr>
          <w:highlight w:val="yellow"/>
          <w:rPrChange w:id="772" w:author="Ibrahim" w:date="2025-07-18T17:38:00Z">
            <w:rPr/>
          </w:rPrChange>
        </w:rPr>
        <w:t>, 6844–6862 (</w:t>
      </w:r>
      <w:commentRangeStart w:id="773"/>
      <w:r w:rsidR="00530AAC" w:rsidRPr="003C4A2F">
        <w:rPr>
          <w:highlight w:val="yellow"/>
          <w:rPrChange w:id="774" w:author="Ibrahim" w:date="2025-07-18T17:38:00Z">
            <w:rPr/>
          </w:rPrChange>
        </w:rPr>
        <w:t>2021</w:t>
      </w:r>
      <w:commentRangeEnd w:id="773"/>
      <w:r w:rsidR="003C4A2F">
        <w:rPr>
          <w:rStyle w:val="CommentReference"/>
        </w:rPr>
        <w:commentReference w:id="773"/>
      </w:r>
      <w:r w:rsidR="00530AAC" w:rsidRPr="003C4A2F">
        <w:rPr>
          <w:highlight w:val="yellow"/>
          <w:rPrChange w:id="775" w:author="Ibrahim" w:date="2025-07-18T17:38:00Z">
            <w:rPr/>
          </w:rPrChange>
        </w:rPr>
        <w:t>).</w:t>
      </w:r>
    </w:p>
    <w:p w14:paraId="49E583F8" w14:textId="77777777" w:rsidR="00AC1317" w:rsidRDefault="00AC1317" w:rsidP="00CA4C5B"/>
    <w:p w14:paraId="1F171936" w14:textId="77777777" w:rsidR="00AC1317" w:rsidRDefault="00AC1317" w:rsidP="00CA4C5B"/>
    <w:p w14:paraId="2732150E" w14:textId="77777777" w:rsidR="00AC1317" w:rsidRDefault="00AC1317" w:rsidP="00CA4C5B"/>
    <w:p w14:paraId="0E220D87" w14:textId="77777777" w:rsidR="00AC1317" w:rsidRDefault="00AC1317" w:rsidP="00CA4C5B"/>
    <w:p w14:paraId="4B8C2AC9" w14:textId="77777777" w:rsidR="00AC1317" w:rsidDel="003C4A2F" w:rsidRDefault="00AC1317" w:rsidP="00CA4C5B">
      <w:pPr>
        <w:rPr>
          <w:del w:id="776" w:author="Ibrahim" w:date="2025-07-18T17:38:00Z"/>
        </w:rPr>
      </w:pPr>
    </w:p>
    <w:p w14:paraId="7E0A6BAF" w14:textId="1549E426" w:rsidR="00AC1317" w:rsidDel="003C4A2F" w:rsidRDefault="00AC1317" w:rsidP="00CA4C5B">
      <w:pPr>
        <w:rPr>
          <w:del w:id="777" w:author="Ibrahim" w:date="2025-07-18T17:38:00Z"/>
        </w:rPr>
      </w:pPr>
    </w:p>
    <w:p w14:paraId="45C2CAD6" w14:textId="4EC2317D" w:rsidR="00AC1317" w:rsidDel="003C4A2F" w:rsidRDefault="00AC1317" w:rsidP="00CA4C5B">
      <w:pPr>
        <w:rPr>
          <w:del w:id="778" w:author="Ibrahim" w:date="2025-07-18T17:38:00Z"/>
        </w:rPr>
      </w:pPr>
    </w:p>
    <w:p w14:paraId="72630809" w14:textId="4005F828" w:rsidR="00AC1317" w:rsidDel="00787366" w:rsidRDefault="00AC1317" w:rsidP="00CA4C5B">
      <w:pPr>
        <w:rPr>
          <w:del w:id="779" w:author="Ibrahim" w:date="2025-07-18T14:51:00Z"/>
        </w:rPr>
      </w:pPr>
    </w:p>
    <w:p w14:paraId="75AD4B45" w14:textId="72F070FD" w:rsidR="00AC1317" w:rsidDel="00787366" w:rsidRDefault="00AC1317" w:rsidP="00CA4C5B">
      <w:pPr>
        <w:rPr>
          <w:del w:id="780" w:author="Ibrahim" w:date="2025-07-18T14:51:00Z"/>
        </w:rPr>
      </w:pPr>
    </w:p>
    <w:p w14:paraId="31F39D5F" w14:textId="0D2B9B51" w:rsidR="00AC1317" w:rsidDel="00787366" w:rsidRDefault="00AC1317" w:rsidP="00CA4C5B">
      <w:pPr>
        <w:rPr>
          <w:del w:id="781" w:author="Ibrahim" w:date="2025-07-18T14:51:00Z"/>
        </w:rPr>
      </w:pPr>
    </w:p>
    <w:p w14:paraId="2E2B3F77" w14:textId="5CF21A36" w:rsidR="00AC1317" w:rsidDel="00787366" w:rsidRDefault="00AC1317" w:rsidP="00CA4C5B">
      <w:pPr>
        <w:rPr>
          <w:del w:id="782" w:author="Ibrahim" w:date="2025-07-18T14:51:00Z"/>
        </w:rPr>
      </w:pPr>
    </w:p>
    <w:p w14:paraId="2FE90242" w14:textId="4EE474C4" w:rsidR="00AC1317" w:rsidDel="00787366" w:rsidRDefault="00AC1317" w:rsidP="00CA4C5B">
      <w:pPr>
        <w:rPr>
          <w:del w:id="783" w:author="Ibrahim" w:date="2025-07-18T14:51:00Z"/>
        </w:rPr>
      </w:pPr>
    </w:p>
    <w:p w14:paraId="72D59685" w14:textId="2D60534E" w:rsidR="00AC1317" w:rsidDel="00787366" w:rsidRDefault="00AC1317" w:rsidP="00CA4C5B">
      <w:pPr>
        <w:rPr>
          <w:del w:id="784" w:author="Ibrahim" w:date="2025-07-18T14:51:00Z"/>
        </w:rPr>
      </w:pPr>
    </w:p>
    <w:p w14:paraId="1C0FE52C" w14:textId="6368917A" w:rsidR="00AC1317" w:rsidDel="00787366" w:rsidRDefault="00AC1317" w:rsidP="00CA4C5B">
      <w:pPr>
        <w:rPr>
          <w:del w:id="785" w:author="Ibrahim" w:date="2025-07-18T14:51:00Z"/>
        </w:rPr>
      </w:pPr>
    </w:p>
    <w:p w14:paraId="715803CC" w14:textId="3DA1F3BA" w:rsidR="00AC1317" w:rsidDel="00787366" w:rsidRDefault="00AC1317" w:rsidP="00CA4C5B">
      <w:pPr>
        <w:rPr>
          <w:del w:id="786" w:author="Ibrahim" w:date="2025-07-18T14:51:00Z"/>
        </w:rPr>
      </w:pPr>
    </w:p>
    <w:p w14:paraId="27C789C7" w14:textId="0B8B628D" w:rsidR="00AC1317" w:rsidRPr="00CA4C5B" w:rsidRDefault="00AC1317" w:rsidP="00CA4C5B">
      <w:pPr>
        <w:rPr>
          <w:lang w:val="en-IN" w:eastAsia="ja-JP"/>
        </w:rPr>
      </w:pPr>
    </w:p>
    <w:sectPr w:rsidR="00AC1317" w:rsidRPr="00CA4C5B" w:rsidSect="006A61B4">
      <w:headerReference w:type="default" r:id="rId18"/>
      <w:footerReference w:type="default" r:id="rId19"/>
      <w:pgSz w:w="11906" w:h="16838" w:code="9"/>
      <w:pgMar w:top="1440" w:right="1267" w:bottom="1800" w:left="1267" w:header="0" w:footer="806" w:gutter="0"/>
      <w:paperSrc w:first="15" w:other="15"/>
      <w:cols w:space="720"/>
      <w:noEndnote/>
      <w:titlePg/>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brahim" w:date="2025-07-18T11:34:00Z" w:initials="C">
    <w:p w14:paraId="4B79EE8F" w14:textId="119F1882" w:rsidR="009E1419" w:rsidRDefault="009E1419" w:rsidP="00352F21">
      <w:pPr>
        <w:pStyle w:val="CommentText"/>
      </w:pPr>
      <w:r>
        <w:rPr>
          <w:rStyle w:val="CommentReference"/>
        </w:rPr>
        <w:annotationRef/>
      </w:r>
      <w:r>
        <w:t>How about:</w:t>
      </w:r>
      <w:r>
        <w:br/>
        <w:t>Automated multi-well targeting and dynamic OCT imaging of 3D in vitro cultures. ?</w:t>
      </w:r>
    </w:p>
  </w:comment>
  <w:comment w:id="8" w:author="Ibrahim" w:date="2025-07-18T11:39:00Z" w:initials="C">
    <w:p w14:paraId="457F1488" w14:textId="169B8E03" w:rsidR="009E1419" w:rsidRDefault="009E1419" w:rsidP="00391240">
      <w:pPr>
        <w:pStyle w:val="CommentText"/>
      </w:pPr>
      <w:r>
        <w:rPr>
          <w:rStyle w:val="CommentReference"/>
        </w:rPr>
        <w:annotationRef/>
      </w:r>
      <w:r>
        <w:rPr>
          <w:rStyle w:val="CommentReference"/>
        </w:rPr>
        <w:annotationRef/>
      </w:r>
      <w:r>
        <w:t>Check together later</w:t>
      </w:r>
      <w:r w:rsidR="00C06286">
        <w:t xml:space="preserve"> after finalizing the 3 pages abstract.</w:t>
      </w:r>
      <w:bookmarkStart w:id="9" w:name="_GoBack"/>
      <w:bookmarkEnd w:id="9"/>
    </w:p>
  </w:comment>
  <w:comment w:id="10" w:author="Ibrahim" w:date="2025-07-18T11:40:00Z" w:initials="C">
    <w:p w14:paraId="119B58BB" w14:textId="32716C1E" w:rsidR="009E1419" w:rsidRDefault="009E1419" w:rsidP="00C06286">
      <w:pPr>
        <w:pStyle w:val="CommentText"/>
      </w:pPr>
      <w:r>
        <w:rPr>
          <w:rStyle w:val="CommentReference"/>
        </w:rPr>
        <w:annotationRef/>
      </w:r>
      <w:r>
        <w:rPr>
          <w:rStyle w:val="CommentReference"/>
        </w:rPr>
        <w:annotationRef/>
      </w:r>
      <w:r>
        <w:t>Check together later</w:t>
      </w:r>
      <w:r w:rsidR="00C06286">
        <w:t xml:space="preserve"> after finalizing the 3 pages abstract.</w:t>
      </w:r>
    </w:p>
  </w:comment>
  <w:comment w:id="11" w:author="Ibrahim" w:date="2025-07-18T11:40:00Z" w:initials="C">
    <w:p w14:paraId="6E7FF7DD" w14:textId="45C22A73" w:rsidR="009E1419" w:rsidRDefault="009E1419">
      <w:pPr>
        <w:pStyle w:val="CommentText"/>
      </w:pPr>
      <w:r>
        <w:rPr>
          <w:rStyle w:val="CommentReference"/>
        </w:rPr>
        <w:annotationRef/>
      </w:r>
      <w:r>
        <w:t>Please see Comment #1</w:t>
      </w:r>
    </w:p>
  </w:comment>
  <w:comment w:id="137" w:author="Ibrahim" w:date="2025-07-18T12:56:00Z" w:initials="C">
    <w:p w14:paraId="24905308" w14:textId="1C1C76A0" w:rsidR="009E1419" w:rsidRDefault="009E1419">
      <w:pPr>
        <w:pStyle w:val="CommentText"/>
      </w:pPr>
      <w:r>
        <w:rPr>
          <w:rStyle w:val="CommentReference"/>
        </w:rPr>
        <w:annotationRef/>
      </w:r>
      <w:r>
        <w:t>Please add markups (arrows and labels) for the stage, well, probe in Fig.1.</w:t>
      </w:r>
    </w:p>
  </w:comment>
  <w:comment w:id="160" w:author="Ibrahim" w:date="2025-07-18T13:43:00Z" w:initials="C">
    <w:p w14:paraId="0D347EED" w14:textId="6BD2420F" w:rsidR="009E1419" w:rsidRDefault="009E1419">
      <w:pPr>
        <w:pStyle w:val="CommentText"/>
      </w:pPr>
      <w:r>
        <w:rPr>
          <w:rStyle w:val="CommentReference"/>
        </w:rPr>
        <w:annotationRef/>
      </w:r>
      <w:r>
        <w:rPr>
          <w:rFonts w:hint="eastAsia"/>
          <w:lang w:eastAsia="ja-JP"/>
        </w:rPr>
        <w:t>This p</w:t>
      </w:r>
      <w:r>
        <w:rPr>
          <w:lang w:eastAsia="ja-JP"/>
        </w:rPr>
        <w:t>aragraph</w:t>
      </w:r>
      <w:r>
        <w:rPr>
          <w:rFonts w:hint="eastAsia"/>
          <w:lang w:eastAsia="ja-JP"/>
        </w:rPr>
        <w:t xml:space="preserve"> is still confusing.</w:t>
      </w:r>
      <w:r>
        <w:br/>
      </w:r>
      <w:r>
        <w:rPr>
          <w:rFonts w:hint="eastAsia"/>
          <w:lang w:eastAsia="ja-JP"/>
        </w:rPr>
        <w:t>Please double check  what you really do, Rameesa.</w:t>
      </w:r>
    </w:p>
  </w:comment>
  <w:comment w:id="372" w:author="Ibrahim" w:date="2025-07-18T14:52:00Z" w:initials="C">
    <w:p w14:paraId="7288A5BC" w14:textId="6D2DEB63" w:rsidR="009E1419" w:rsidRDefault="009E1419">
      <w:pPr>
        <w:pStyle w:val="CommentText"/>
      </w:pPr>
      <w:r>
        <w:rPr>
          <w:rStyle w:val="CommentReference"/>
        </w:rPr>
        <w:annotationRef/>
      </w:r>
      <w:r>
        <w:t>Please add the axial resolution.</w:t>
      </w:r>
    </w:p>
  </w:comment>
  <w:comment w:id="383" w:author="Ibrahim" w:date="2025-07-18T14:52:00Z" w:initials="C">
    <w:p w14:paraId="34FCCAEC" w14:textId="4492882F" w:rsidR="009E1419" w:rsidRDefault="009E1419">
      <w:pPr>
        <w:pStyle w:val="CommentText"/>
      </w:pPr>
      <w:r>
        <w:rPr>
          <w:rStyle w:val="CommentReference"/>
        </w:rPr>
        <w:annotationRef/>
      </w:r>
      <w:r>
        <w:t>Please double-check the inter-frame time.</w:t>
      </w:r>
    </w:p>
  </w:comment>
  <w:comment w:id="569" w:author="Ibrahim" w:date="2025-07-18T16:09:00Z" w:initials="C">
    <w:p w14:paraId="625FB70F" w14:textId="7602EFA8" w:rsidR="009E1419" w:rsidRDefault="009E1419">
      <w:pPr>
        <w:pStyle w:val="CommentText"/>
      </w:pPr>
      <w:r>
        <w:rPr>
          <w:rStyle w:val="CommentReference"/>
        </w:rPr>
        <w:annotationRef/>
      </w:r>
      <w:r>
        <w:t>Pl</w:t>
      </w:r>
      <w:r>
        <w:rPr>
          <w:rFonts w:hint="eastAsia"/>
          <w:lang w:eastAsia="ja-JP"/>
        </w:rPr>
        <w:t>e</w:t>
      </w:r>
      <w:r>
        <w:rPr>
          <w:lang w:eastAsia="ja-JP"/>
        </w:rPr>
        <w:t>ase add the label of the image type at the LHS of the images in Fig.3 (OCT enface ,……)</w:t>
      </w:r>
    </w:p>
  </w:comment>
  <w:comment w:id="773" w:author="Ibrahim" w:date="2025-07-18T17:38:00Z" w:initials="C">
    <w:p w14:paraId="653EF1F3" w14:textId="2876D856" w:rsidR="003C4A2F" w:rsidRDefault="003C4A2F">
      <w:pPr>
        <w:pStyle w:val="CommentText"/>
      </w:pPr>
      <w:r>
        <w:rPr>
          <w:rStyle w:val="CommentReference"/>
        </w:rPr>
        <w:annotationRef/>
      </w:r>
      <w:r>
        <w:t>Please add the proper references.</w:t>
      </w:r>
      <w:r>
        <w:br/>
        <w:t>Also, please make sure to use Zotero for reference listing.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79EE8F" w15:done="0"/>
  <w15:commentEx w15:paraId="457F1488" w15:done="0"/>
  <w15:commentEx w15:paraId="119B58BB" w15:done="0"/>
  <w15:commentEx w15:paraId="6E7FF7DD" w15:done="0"/>
  <w15:commentEx w15:paraId="24905308" w15:done="0"/>
  <w15:commentEx w15:paraId="0D347EED" w15:done="0"/>
  <w15:commentEx w15:paraId="7288A5BC" w15:done="0"/>
  <w15:commentEx w15:paraId="34FCCAEC" w15:done="0"/>
  <w15:commentEx w15:paraId="625FB70F" w15:done="0"/>
  <w15:commentEx w15:paraId="653EF1F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F251F" w14:textId="77777777" w:rsidR="001C68BB" w:rsidRDefault="001C68BB">
      <w:r>
        <w:separator/>
      </w:r>
    </w:p>
  </w:endnote>
  <w:endnote w:type="continuationSeparator" w:id="0">
    <w:p w14:paraId="742935EA" w14:textId="77777777" w:rsidR="001C68BB" w:rsidRDefault="001C6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723224"/>
      <w:docPartObj>
        <w:docPartGallery w:val="Page Numbers (Bottom of Page)"/>
        <w:docPartUnique/>
      </w:docPartObj>
    </w:sdtPr>
    <w:sdtContent>
      <w:p w14:paraId="15E4621D" w14:textId="7D5F5E9D" w:rsidR="009E1419" w:rsidRDefault="009E1419">
        <w:pPr>
          <w:pStyle w:val="Footer"/>
          <w:jc w:val="center"/>
        </w:pPr>
        <w:r>
          <w:fldChar w:fldCharType="begin"/>
        </w:r>
        <w:r>
          <w:instrText>PAGE   \* MERGEFORMAT</w:instrText>
        </w:r>
        <w:r>
          <w:fldChar w:fldCharType="separate"/>
        </w:r>
        <w:r w:rsidR="00C06286" w:rsidRPr="00C06286">
          <w:rPr>
            <w:noProof/>
            <w:lang w:val="en-GB"/>
          </w:rPr>
          <w:t>2</w:t>
        </w:r>
        <w:r>
          <w:fldChar w:fldCharType="end"/>
        </w:r>
      </w:p>
    </w:sdtContent>
  </w:sdt>
  <w:p w14:paraId="7D07667F" w14:textId="77777777" w:rsidR="009E1419" w:rsidRDefault="009E14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0461A" w14:textId="77777777" w:rsidR="001C68BB" w:rsidRDefault="001C68BB">
      <w:r>
        <w:separator/>
      </w:r>
    </w:p>
  </w:footnote>
  <w:footnote w:type="continuationSeparator" w:id="0">
    <w:p w14:paraId="66A12ECA" w14:textId="77777777" w:rsidR="001C68BB" w:rsidRDefault="001C68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6D132" w14:textId="77777777" w:rsidR="009E1419" w:rsidRDefault="009E1419">
    <w:pPr>
      <w:pStyle w:val="Header"/>
    </w:pPr>
  </w:p>
  <w:p w14:paraId="25444E12" w14:textId="77777777" w:rsidR="009E1419" w:rsidRDefault="009E1419">
    <w:pPr>
      <w:pStyle w:val="Header"/>
    </w:pPr>
  </w:p>
  <w:p w14:paraId="4873D963" w14:textId="77777777" w:rsidR="009E1419" w:rsidRDefault="009E1419" w:rsidP="00E270E5">
    <w:pPr>
      <w:pStyle w:val="SPIEheader"/>
    </w:pPr>
  </w:p>
  <w:p w14:paraId="1F67846E" w14:textId="77777777" w:rsidR="009E1419" w:rsidRDefault="009E14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85103"/>
    <w:multiLevelType w:val="hybridMultilevel"/>
    <w:tmpl w:val="600663C8"/>
    <w:lvl w:ilvl="0" w:tplc="44FAC01A">
      <w:start w:val="1"/>
      <w:numFmt w:val="bullet"/>
      <w:pStyle w:val="SPIEListBullet2"/>
      <w:lvlText w:val=""/>
      <w:lvlJc w:val="left"/>
      <w:pPr>
        <w:tabs>
          <w:tab w:val="num" w:pos="4406"/>
        </w:tabs>
        <w:ind w:left="4406" w:hanging="216"/>
      </w:pPr>
      <w:rPr>
        <w:rFonts w:ascii="Symbol" w:hAnsi="Symbol" w:hint="default"/>
      </w:rPr>
    </w:lvl>
    <w:lvl w:ilvl="1" w:tplc="04090003" w:tentative="1">
      <w:start w:val="1"/>
      <w:numFmt w:val="bullet"/>
      <w:lvlText w:val="o"/>
      <w:lvlJc w:val="left"/>
      <w:pPr>
        <w:tabs>
          <w:tab w:val="num" w:pos="5126"/>
        </w:tabs>
        <w:ind w:left="5126" w:hanging="360"/>
      </w:pPr>
      <w:rPr>
        <w:rFonts w:ascii="Courier New" w:hAnsi="Courier New" w:cs="Courier New" w:hint="default"/>
      </w:rPr>
    </w:lvl>
    <w:lvl w:ilvl="2" w:tplc="04090005" w:tentative="1">
      <w:start w:val="1"/>
      <w:numFmt w:val="bullet"/>
      <w:lvlText w:val=""/>
      <w:lvlJc w:val="left"/>
      <w:pPr>
        <w:tabs>
          <w:tab w:val="num" w:pos="5846"/>
        </w:tabs>
        <w:ind w:left="5846" w:hanging="360"/>
      </w:pPr>
      <w:rPr>
        <w:rFonts w:ascii="Wingdings" w:hAnsi="Wingdings" w:hint="default"/>
      </w:rPr>
    </w:lvl>
    <w:lvl w:ilvl="3" w:tplc="04090001" w:tentative="1">
      <w:start w:val="1"/>
      <w:numFmt w:val="bullet"/>
      <w:lvlText w:val=""/>
      <w:lvlJc w:val="left"/>
      <w:pPr>
        <w:tabs>
          <w:tab w:val="num" w:pos="6566"/>
        </w:tabs>
        <w:ind w:left="6566" w:hanging="360"/>
      </w:pPr>
      <w:rPr>
        <w:rFonts w:ascii="Symbol" w:hAnsi="Symbol" w:hint="default"/>
      </w:rPr>
    </w:lvl>
    <w:lvl w:ilvl="4" w:tplc="04090003" w:tentative="1">
      <w:start w:val="1"/>
      <w:numFmt w:val="bullet"/>
      <w:lvlText w:val="o"/>
      <w:lvlJc w:val="left"/>
      <w:pPr>
        <w:tabs>
          <w:tab w:val="num" w:pos="7286"/>
        </w:tabs>
        <w:ind w:left="7286" w:hanging="360"/>
      </w:pPr>
      <w:rPr>
        <w:rFonts w:ascii="Courier New" w:hAnsi="Courier New" w:cs="Courier New" w:hint="default"/>
      </w:rPr>
    </w:lvl>
    <w:lvl w:ilvl="5" w:tplc="04090005" w:tentative="1">
      <w:start w:val="1"/>
      <w:numFmt w:val="bullet"/>
      <w:lvlText w:val=""/>
      <w:lvlJc w:val="left"/>
      <w:pPr>
        <w:tabs>
          <w:tab w:val="num" w:pos="8006"/>
        </w:tabs>
        <w:ind w:left="8006" w:hanging="360"/>
      </w:pPr>
      <w:rPr>
        <w:rFonts w:ascii="Wingdings" w:hAnsi="Wingdings" w:hint="default"/>
      </w:rPr>
    </w:lvl>
    <w:lvl w:ilvl="6" w:tplc="04090001" w:tentative="1">
      <w:start w:val="1"/>
      <w:numFmt w:val="bullet"/>
      <w:lvlText w:val=""/>
      <w:lvlJc w:val="left"/>
      <w:pPr>
        <w:tabs>
          <w:tab w:val="num" w:pos="8726"/>
        </w:tabs>
        <w:ind w:left="8726" w:hanging="360"/>
      </w:pPr>
      <w:rPr>
        <w:rFonts w:ascii="Symbol" w:hAnsi="Symbol" w:hint="default"/>
      </w:rPr>
    </w:lvl>
    <w:lvl w:ilvl="7" w:tplc="04090003" w:tentative="1">
      <w:start w:val="1"/>
      <w:numFmt w:val="bullet"/>
      <w:lvlText w:val="o"/>
      <w:lvlJc w:val="left"/>
      <w:pPr>
        <w:tabs>
          <w:tab w:val="num" w:pos="9446"/>
        </w:tabs>
        <w:ind w:left="9446" w:hanging="360"/>
      </w:pPr>
      <w:rPr>
        <w:rFonts w:ascii="Courier New" w:hAnsi="Courier New" w:cs="Courier New" w:hint="default"/>
      </w:rPr>
    </w:lvl>
    <w:lvl w:ilvl="8" w:tplc="04090005" w:tentative="1">
      <w:start w:val="1"/>
      <w:numFmt w:val="bullet"/>
      <w:lvlText w:val=""/>
      <w:lvlJc w:val="left"/>
      <w:pPr>
        <w:tabs>
          <w:tab w:val="num" w:pos="10166"/>
        </w:tabs>
        <w:ind w:left="10166" w:hanging="360"/>
      </w:pPr>
      <w:rPr>
        <w:rFonts w:ascii="Wingdings" w:hAnsi="Wingdings" w:hint="default"/>
      </w:rPr>
    </w:lvl>
  </w:abstractNum>
  <w:abstractNum w:abstractNumId="1" w15:restartNumberingAfterBreak="0">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208E181F"/>
    <w:multiLevelType w:val="multilevel"/>
    <w:tmpl w:val="01D0F848"/>
    <w:lvl w:ilvl="0">
      <w:start w:val="1"/>
      <w:numFmt w:val="decimal"/>
      <w:lvlText w:val="%1"/>
      <w:lvlJc w:val="left"/>
      <w:pPr>
        <w:tabs>
          <w:tab w:val="num" w:pos="360"/>
        </w:tabs>
        <w:ind w:left="0" w:firstLine="0"/>
      </w:pPr>
      <w:rPr>
        <w:rFonts w:ascii="Times New Roman" w:eastAsia="Times New Roman" w:hAnsi="Times New Roman" w:cs="Times New Roman"/>
        <w:vertAlign w:val="superscrip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FA74E46"/>
    <w:multiLevelType w:val="hybridMultilevel"/>
    <w:tmpl w:val="3A0072F2"/>
    <w:lvl w:ilvl="0" w:tplc="85488AEE">
      <w:start w:val="1"/>
      <w:numFmt w:val="bullet"/>
      <w:lvlText w:val=""/>
      <w:lvlJc w:val="left"/>
      <w:pPr>
        <w:tabs>
          <w:tab w:val="num" w:pos="1080"/>
        </w:tabs>
        <w:ind w:left="1080" w:hanging="360"/>
      </w:pPr>
      <w:rPr>
        <w:rFonts w:ascii="Symbol" w:hAnsi="Symbol" w:hint="default"/>
        <w:b w:val="0"/>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3087D39"/>
    <w:multiLevelType w:val="multilevel"/>
    <w:tmpl w:val="E5B8878E"/>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3D6A4DF8"/>
    <w:multiLevelType w:val="hybridMultilevel"/>
    <w:tmpl w:val="215E6A84"/>
    <w:lvl w:ilvl="0" w:tplc="AB38FAF0">
      <w:start w:val="1"/>
      <w:numFmt w:val="decimal"/>
      <w:pStyle w:val="SPIEreferencelisting"/>
      <w:lvlText w:val="[%1]"/>
      <w:lvlJc w:val="left"/>
      <w:pPr>
        <w:tabs>
          <w:tab w:val="num" w:pos="360"/>
        </w:tabs>
        <w:ind w:left="360" w:hanging="360"/>
      </w:pPr>
      <w:rPr>
        <w:rFonts w:hint="default"/>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D1F1370"/>
    <w:multiLevelType w:val="hybridMultilevel"/>
    <w:tmpl w:val="D084FF2E"/>
    <w:lvl w:ilvl="0" w:tplc="1B84DDC2">
      <w:start w:val="1"/>
      <w:numFmt w:val="bullet"/>
      <w:lvlText w:val="•"/>
      <w:lvlJc w:val="left"/>
      <w:pPr>
        <w:tabs>
          <w:tab w:val="num" w:pos="720"/>
        </w:tabs>
        <w:ind w:left="720" w:hanging="360"/>
      </w:pPr>
      <w:rPr>
        <w:rFonts w:ascii="Arial" w:hAnsi="Arial" w:hint="default"/>
      </w:rPr>
    </w:lvl>
    <w:lvl w:ilvl="1" w:tplc="D6949F1C" w:tentative="1">
      <w:start w:val="1"/>
      <w:numFmt w:val="bullet"/>
      <w:lvlText w:val="•"/>
      <w:lvlJc w:val="left"/>
      <w:pPr>
        <w:tabs>
          <w:tab w:val="num" w:pos="1440"/>
        </w:tabs>
        <w:ind w:left="1440" w:hanging="360"/>
      </w:pPr>
      <w:rPr>
        <w:rFonts w:ascii="Arial" w:hAnsi="Arial" w:hint="default"/>
      </w:rPr>
    </w:lvl>
    <w:lvl w:ilvl="2" w:tplc="85C8B154" w:tentative="1">
      <w:start w:val="1"/>
      <w:numFmt w:val="bullet"/>
      <w:lvlText w:val="•"/>
      <w:lvlJc w:val="left"/>
      <w:pPr>
        <w:tabs>
          <w:tab w:val="num" w:pos="2160"/>
        </w:tabs>
        <w:ind w:left="2160" w:hanging="360"/>
      </w:pPr>
      <w:rPr>
        <w:rFonts w:ascii="Arial" w:hAnsi="Arial" w:hint="default"/>
      </w:rPr>
    </w:lvl>
    <w:lvl w:ilvl="3" w:tplc="5A341A26" w:tentative="1">
      <w:start w:val="1"/>
      <w:numFmt w:val="bullet"/>
      <w:lvlText w:val="•"/>
      <w:lvlJc w:val="left"/>
      <w:pPr>
        <w:tabs>
          <w:tab w:val="num" w:pos="2880"/>
        </w:tabs>
        <w:ind w:left="2880" w:hanging="360"/>
      </w:pPr>
      <w:rPr>
        <w:rFonts w:ascii="Arial" w:hAnsi="Arial" w:hint="default"/>
      </w:rPr>
    </w:lvl>
    <w:lvl w:ilvl="4" w:tplc="6C3EE586" w:tentative="1">
      <w:start w:val="1"/>
      <w:numFmt w:val="bullet"/>
      <w:lvlText w:val="•"/>
      <w:lvlJc w:val="left"/>
      <w:pPr>
        <w:tabs>
          <w:tab w:val="num" w:pos="3600"/>
        </w:tabs>
        <w:ind w:left="3600" w:hanging="360"/>
      </w:pPr>
      <w:rPr>
        <w:rFonts w:ascii="Arial" w:hAnsi="Arial" w:hint="default"/>
      </w:rPr>
    </w:lvl>
    <w:lvl w:ilvl="5" w:tplc="DE1C566A" w:tentative="1">
      <w:start w:val="1"/>
      <w:numFmt w:val="bullet"/>
      <w:lvlText w:val="•"/>
      <w:lvlJc w:val="left"/>
      <w:pPr>
        <w:tabs>
          <w:tab w:val="num" w:pos="4320"/>
        </w:tabs>
        <w:ind w:left="4320" w:hanging="360"/>
      </w:pPr>
      <w:rPr>
        <w:rFonts w:ascii="Arial" w:hAnsi="Arial" w:hint="default"/>
      </w:rPr>
    </w:lvl>
    <w:lvl w:ilvl="6" w:tplc="98D48258" w:tentative="1">
      <w:start w:val="1"/>
      <w:numFmt w:val="bullet"/>
      <w:lvlText w:val="•"/>
      <w:lvlJc w:val="left"/>
      <w:pPr>
        <w:tabs>
          <w:tab w:val="num" w:pos="5040"/>
        </w:tabs>
        <w:ind w:left="5040" w:hanging="360"/>
      </w:pPr>
      <w:rPr>
        <w:rFonts w:ascii="Arial" w:hAnsi="Arial" w:hint="default"/>
      </w:rPr>
    </w:lvl>
    <w:lvl w:ilvl="7" w:tplc="C9D211C2" w:tentative="1">
      <w:start w:val="1"/>
      <w:numFmt w:val="bullet"/>
      <w:lvlText w:val="•"/>
      <w:lvlJc w:val="left"/>
      <w:pPr>
        <w:tabs>
          <w:tab w:val="num" w:pos="5760"/>
        </w:tabs>
        <w:ind w:left="5760" w:hanging="360"/>
      </w:pPr>
      <w:rPr>
        <w:rFonts w:ascii="Arial" w:hAnsi="Arial" w:hint="default"/>
      </w:rPr>
    </w:lvl>
    <w:lvl w:ilvl="8" w:tplc="B0B834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2BE24CE"/>
    <w:multiLevelType w:val="multilevel"/>
    <w:tmpl w:val="593CDE3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D173A11"/>
    <w:multiLevelType w:val="hybridMultilevel"/>
    <w:tmpl w:val="A7FCED10"/>
    <w:lvl w:ilvl="0" w:tplc="9C144EB4">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2"/>
  </w:num>
  <w:num w:numId="6">
    <w:abstractNumId w:val="3"/>
  </w:num>
  <w:num w:numId="7">
    <w:abstractNumId w:val="8"/>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IdMacAtCleanup w:val="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brahim">
    <w15:presenceInfo w15:providerId="Windows Live" w15:userId="020eccec126b60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isplayBackgroundShape/>
  <w:gutterAtTop/>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drawingGridHorizontalSpacing w:val="120"/>
  <w:displayHorizontalDrawingGridEvery w:val="2"/>
  <w:noPunctuationKerning/>
  <w:characterSpacingControl w:val="doNotCompress"/>
  <w:hdrShapeDefaults>
    <o:shapedefaults v:ext="edit" spidmax="2049">
      <o:colormru v:ext="edit" colors="#f1ffc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9F"/>
    <w:rsid w:val="000005B8"/>
    <w:rsid w:val="00005B3D"/>
    <w:rsid w:val="000073C1"/>
    <w:rsid w:val="0001223C"/>
    <w:rsid w:val="00013ED5"/>
    <w:rsid w:val="0001597C"/>
    <w:rsid w:val="000166EA"/>
    <w:rsid w:val="0002313D"/>
    <w:rsid w:val="00023AAF"/>
    <w:rsid w:val="000309E9"/>
    <w:rsid w:val="00045337"/>
    <w:rsid w:val="000501C6"/>
    <w:rsid w:val="000518D5"/>
    <w:rsid w:val="000524EB"/>
    <w:rsid w:val="00056CA2"/>
    <w:rsid w:val="000574C6"/>
    <w:rsid w:val="0005777C"/>
    <w:rsid w:val="00067A0C"/>
    <w:rsid w:val="00075B92"/>
    <w:rsid w:val="00077CAD"/>
    <w:rsid w:val="0008279D"/>
    <w:rsid w:val="0009035E"/>
    <w:rsid w:val="0009087B"/>
    <w:rsid w:val="0009274C"/>
    <w:rsid w:val="00093D47"/>
    <w:rsid w:val="000A1CF4"/>
    <w:rsid w:val="000A1FAF"/>
    <w:rsid w:val="000A7915"/>
    <w:rsid w:val="000B259F"/>
    <w:rsid w:val="000B4E19"/>
    <w:rsid w:val="000C04F5"/>
    <w:rsid w:val="000C578F"/>
    <w:rsid w:val="000C5D1E"/>
    <w:rsid w:val="000D25AD"/>
    <w:rsid w:val="000D2EB7"/>
    <w:rsid w:val="000E21A3"/>
    <w:rsid w:val="000E2F89"/>
    <w:rsid w:val="000E3BA1"/>
    <w:rsid w:val="000E3E61"/>
    <w:rsid w:val="000E65AE"/>
    <w:rsid w:val="000E716F"/>
    <w:rsid w:val="000F14DE"/>
    <w:rsid w:val="000F3DAB"/>
    <w:rsid w:val="000F41BA"/>
    <w:rsid w:val="0010076E"/>
    <w:rsid w:val="00100A70"/>
    <w:rsid w:val="00101C08"/>
    <w:rsid w:val="00101E0B"/>
    <w:rsid w:val="00101F38"/>
    <w:rsid w:val="00102DAC"/>
    <w:rsid w:val="00102F7A"/>
    <w:rsid w:val="00114D64"/>
    <w:rsid w:val="00116F27"/>
    <w:rsid w:val="00123F03"/>
    <w:rsid w:val="00125A02"/>
    <w:rsid w:val="00127CE9"/>
    <w:rsid w:val="001330AA"/>
    <w:rsid w:val="00134B47"/>
    <w:rsid w:val="00135445"/>
    <w:rsid w:val="00154D90"/>
    <w:rsid w:val="00154FC9"/>
    <w:rsid w:val="00155A95"/>
    <w:rsid w:val="00157CC0"/>
    <w:rsid w:val="00160786"/>
    <w:rsid w:val="001618EC"/>
    <w:rsid w:val="00165F8F"/>
    <w:rsid w:val="00166583"/>
    <w:rsid w:val="00166772"/>
    <w:rsid w:val="00175687"/>
    <w:rsid w:val="00176057"/>
    <w:rsid w:val="001775F5"/>
    <w:rsid w:val="00180E2B"/>
    <w:rsid w:val="0018350E"/>
    <w:rsid w:val="00183FC3"/>
    <w:rsid w:val="0019055E"/>
    <w:rsid w:val="001A2FB8"/>
    <w:rsid w:val="001A5B4E"/>
    <w:rsid w:val="001A62D4"/>
    <w:rsid w:val="001A75FA"/>
    <w:rsid w:val="001B201C"/>
    <w:rsid w:val="001B2266"/>
    <w:rsid w:val="001B5E0C"/>
    <w:rsid w:val="001C006B"/>
    <w:rsid w:val="001C12BC"/>
    <w:rsid w:val="001C68BB"/>
    <w:rsid w:val="001C698B"/>
    <w:rsid w:val="001D6290"/>
    <w:rsid w:val="001F729B"/>
    <w:rsid w:val="0020223B"/>
    <w:rsid w:val="00215486"/>
    <w:rsid w:val="00221DC7"/>
    <w:rsid w:val="0022227E"/>
    <w:rsid w:val="002246C9"/>
    <w:rsid w:val="00226010"/>
    <w:rsid w:val="0024279D"/>
    <w:rsid w:val="002455BD"/>
    <w:rsid w:val="00255E0C"/>
    <w:rsid w:val="00257250"/>
    <w:rsid w:val="00262961"/>
    <w:rsid w:val="00265DCA"/>
    <w:rsid w:val="00266386"/>
    <w:rsid w:val="00266472"/>
    <w:rsid w:val="00270355"/>
    <w:rsid w:val="002713F4"/>
    <w:rsid w:val="00273A90"/>
    <w:rsid w:val="00276A8E"/>
    <w:rsid w:val="00276D7F"/>
    <w:rsid w:val="002851A4"/>
    <w:rsid w:val="00286D22"/>
    <w:rsid w:val="00290E0B"/>
    <w:rsid w:val="002920EB"/>
    <w:rsid w:val="00294FFD"/>
    <w:rsid w:val="00295816"/>
    <w:rsid w:val="002A07C8"/>
    <w:rsid w:val="002A3D1B"/>
    <w:rsid w:val="002A7216"/>
    <w:rsid w:val="002B61BF"/>
    <w:rsid w:val="002C6B56"/>
    <w:rsid w:val="002C6D9B"/>
    <w:rsid w:val="002C7E24"/>
    <w:rsid w:val="002D278A"/>
    <w:rsid w:val="002D5345"/>
    <w:rsid w:val="002D5E14"/>
    <w:rsid w:val="002D600C"/>
    <w:rsid w:val="002F0122"/>
    <w:rsid w:val="002F082D"/>
    <w:rsid w:val="002F49D5"/>
    <w:rsid w:val="002F4DA0"/>
    <w:rsid w:val="003018EF"/>
    <w:rsid w:val="00306288"/>
    <w:rsid w:val="003103C1"/>
    <w:rsid w:val="00311BC7"/>
    <w:rsid w:val="00312E78"/>
    <w:rsid w:val="0031785E"/>
    <w:rsid w:val="00323119"/>
    <w:rsid w:val="00323A47"/>
    <w:rsid w:val="00323D2E"/>
    <w:rsid w:val="0032502A"/>
    <w:rsid w:val="003268CF"/>
    <w:rsid w:val="0033425C"/>
    <w:rsid w:val="00335B41"/>
    <w:rsid w:val="00351F0A"/>
    <w:rsid w:val="00352F21"/>
    <w:rsid w:val="003538F1"/>
    <w:rsid w:val="003579BF"/>
    <w:rsid w:val="003579F2"/>
    <w:rsid w:val="003611D5"/>
    <w:rsid w:val="00361FA0"/>
    <w:rsid w:val="00366EBA"/>
    <w:rsid w:val="0036783B"/>
    <w:rsid w:val="003723C5"/>
    <w:rsid w:val="00376189"/>
    <w:rsid w:val="00382C08"/>
    <w:rsid w:val="00383E3F"/>
    <w:rsid w:val="0038570C"/>
    <w:rsid w:val="00387004"/>
    <w:rsid w:val="003905B0"/>
    <w:rsid w:val="00391240"/>
    <w:rsid w:val="003968D4"/>
    <w:rsid w:val="003A38C8"/>
    <w:rsid w:val="003B6E40"/>
    <w:rsid w:val="003C1F74"/>
    <w:rsid w:val="003C31FD"/>
    <w:rsid w:val="003C4A2F"/>
    <w:rsid w:val="003C676F"/>
    <w:rsid w:val="003D6701"/>
    <w:rsid w:val="003E3B19"/>
    <w:rsid w:val="003F33A2"/>
    <w:rsid w:val="003F65C2"/>
    <w:rsid w:val="003F739C"/>
    <w:rsid w:val="003F795A"/>
    <w:rsid w:val="004007DB"/>
    <w:rsid w:val="0040108D"/>
    <w:rsid w:val="00401412"/>
    <w:rsid w:val="004132AA"/>
    <w:rsid w:val="00414C6A"/>
    <w:rsid w:val="004175E2"/>
    <w:rsid w:val="00417DD0"/>
    <w:rsid w:val="004259AE"/>
    <w:rsid w:val="004310C0"/>
    <w:rsid w:val="00432884"/>
    <w:rsid w:val="004409E8"/>
    <w:rsid w:val="00441145"/>
    <w:rsid w:val="00456068"/>
    <w:rsid w:val="00463170"/>
    <w:rsid w:val="004636D1"/>
    <w:rsid w:val="00464C36"/>
    <w:rsid w:val="004669FE"/>
    <w:rsid w:val="00473665"/>
    <w:rsid w:val="00473D44"/>
    <w:rsid w:val="004745F4"/>
    <w:rsid w:val="00480128"/>
    <w:rsid w:val="00482FA4"/>
    <w:rsid w:val="004830EA"/>
    <w:rsid w:val="00484424"/>
    <w:rsid w:val="00487730"/>
    <w:rsid w:val="004A0F91"/>
    <w:rsid w:val="004A400F"/>
    <w:rsid w:val="004A4BA6"/>
    <w:rsid w:val="004B4274"/>
    <w:rsid w:val="004C2824"/>
    <w:rsid w:val="004E1F48"/>
    <w:rsid w:val="004E5DAE"/>
    <w:rsid w:val="004E62F1"/>
    <w:rsid w:val="004F1B51"/>
    <w:rsid w:val="004F290B"/>
    <w:rsid w:val="00500A32"/>
    <w:rsid w:val="0050262F"/>
    <w:rsid w:val="00502979"/>
    <w:rsid w:val="005049E4"/>
    <w:rsid w:val="00507ADE"/>
    <w:rsid w:val="00513942"/>
    <w:rsid w:val="00521570"/>
    <w:rsid w:val="0052407F"/>
    <w:rsid w:val="00530AAC"/>
    <w:rsid w:val="00531D22"/>
    <w:rsid w:val="00533BC3"/>
    <w:rsid w:val="00534CD8"/>
    <w:rsid w:val="00535EF6"/>
    <w:rsid w:val="0053683B"/>
    <w:rsid w:val="00540271"/>
    <w:rsid w:val="00550B92"/>
    <w:rsid w:val="005516E9"/>
    <w:rsid w:val="00567291"/>
    <w:rsid w:val="00570CB9"/>
    <w:rsid w:val="00573870"/>
    <w:rsid w:val="00573900"/>
    <w:rsid w:val="00574EF4"/>
    <w:rsid w:val="005803BE"/>
    <w:rsid w:val="005A16A7"/>
    <w:rsid w:val="005A21E2"/>
    <w:rsid w:val="005A3E37"/>
    <w:rsid w:val="005A5261"/>
    <w:rsid w:val="005B6525"/>
    <w:rsid w:val="005B6D78"/>
    <w:rsid w:val="005C07A2"/>
    <w:rsid w:val="005D1CB5"/>
    <w:rsid w:val="005D525C"/>
    <w:rsid w:val="005D7D0A"/>
    <w:rsid w:val="005E37B0"/>
    <w:rsid w:val="005F34F3"/>
    <w:rsid w:val="00616B12"/>
    <w:rsid w:val="00621A86"/>
    <w:rsid w:val="0062393F"/>
    <w:rsid w:val="00623A1C"/>
    <w:rsid w:val="00623A3A"/>
    <w:rsid w:val="00631274"/>
    <w:rsid w:val="00640796"/>
    <w:rsid w:val="0064284A"/>
    <w:rsid w:val="00643626"/>
    <w:rsid w:val="00645A3E"/>
    <w:rsid w:val="00645DE7"/>
    <w:rsid w:val="00647D50"/>
    <w:rsid w:val="00664B0B"/>
    <w:rsid w:val="006653A0"/>
    <w:rsid w:val="00672CEA"/>
    <w:rsid w:val="006733ED"/>
    <w:rsid w:val="00676751"/>
    <w:rsid w:val="00685511"/>
    <w:rsid w:val="00685DB5"/>
    <w:rsid w:val="0069010E"/>
    <w:rsid w:val="006947C2"/>
    <w:rsid w:val="00695D27"/>
    <w:rsid w:val="006A0BDD"/>
    <w:rsid w:val="006A12A1"/>
    <w:rsid w:val="006A266D"/>
    <w:rsid w:val="006A404B"/>
    <w:rsid w:val="006A5DD6"/>
    <w:rsid w:val="006A61B4"/>
    <w:rsid w:val="006A715A"/>
    <w:rsid w:val="006B5673"/>
    <w:rsid w:val="006B5DA8"/>
    <w:rsid w:val="006C013B"/>
    <w:rsid w:val="006C1669"/>
    <w:rsid w:val="006C3B6C"/>
    <w:rsid w:val="006D533D"/>
    <w:rsid w:val="006E05B7"/>
    <w:rsid w:val="006E1B5E"/>
    <w:rsid w:val="006E1F69"/>
    <w:rsid w:val="006E2DED"/>
    <w:rsid w:val="006E374C"/>
    <w:rsid w:val="006E3A5C"/>
    <w:rsid w:val="006E40E1"/>
    <w:rsid w:val="006E795F"/>
    <w:rsid w:val="006F2AFA"/>
    <w:rsid w:val="006F50DB"/>
    <w:rsid w:val="00705C45"/>
    <w:rsid w:val="0071118F"/>
    <w:rsid w:val="00714837"/>
    <w:rsid w:val="00715772"/>
    <w:rsid w:val="00722799"/>
    <w:rsid w:val="00724916"/>
    <w:rsid w:val="00732FB6"/>
    <w:rsid w:val="00733D0E"/>
    <w:rsid w:val="00734A59"/>
    <w:rsid w:val="007439F9"/>
    <w:rsid w:val="0074602A"/>
    <w:rsid w:val="00751C64"/>
    <w:rsid w:val="00753D5A"/>
    <w:rsid w:val="007612CA"/>
    <w:rsid w:val="00763187"/>
    <w:rsid w:val="00764F0E"/>
    <w:rsid w:val="00770397"/>
    <w:rsid w:val="00775E9C"/>
    <w:rsid w:val="00782503"/>
    <w:rsid w:val="00787366"/>
    <w:rsid w:val="00790A5B"/>
    <w:rsid w:val="007925CC"/>
    <w:rsid w:val="00794CA4"/>
    <w:rsid w:val="007957FB"/>
    <w:rsid w:val="00796D10"/>
    <w:rsid w:val="00797858"/>
    <w:rsid w:val="007A23FE"/>
    <w:rsid w:val="007A31F4"/>
    <w:rsid w:val="007B24D6"/>
    <w:rsid w:val="007B25A5"/>
    <w:rsid w:val="007B74BE"/>
    <w:rsid w:val="007C6393"/>
    <w:rsid w:val="007D1267"/>
    <w:rsid w:val="007D2D31"/>
    <w:rsid w:val="007E1D00"/>
    <w:rsid w:val="007E4CF7"/>
    <w:rsid w:val="007E6440"/>
    <w:rsid w:val="008015DE"/>
    <w:rsid w:val="00801F97"/>
    <w:rsid w:val="00804168"/>
    <w:rsid w:val="00804A50"/>
    <w:rsid w:val="00813F2C"/>
    <w:rsid w:val="00817FAC"/>
    <w:rsid w:val="00820166"/>
    <w:rsid w:val="008254BD"/>
    <w:rsid w:val="008264D7"/>
    <w:rsid w:val="0082736F"/>
    <w:rsid w:val="00832AD7"/>
    <w:rsid w:val="0084290D"/>
    <w:rsid w:val="008556A2"/>
    <w:rsid w:val="00865E20"/>
    <w:rsid w:val="00866776"/>
    <w:rsid w:val="00870B98"/>
    <w:rsid w:val="00873E15"/>
    <w:rsid w:val="008755A2"/>
    <w:rsid w:val="00875A61"/>
    <w:rsid w:val="00876A80"/>
    <w:rsid w:val="00877B51"/>
    <w:rsid w:val="00886A5E"/>
    <w:rsid w:val="00886D33"/>
    <w:rsid w:val="008937E3"/>
    <w:rsid w:val="00895772"/>
    <w:rsid w:val="008975F3"/>
    <w:rsid w:val="008B1369"/>
    <w:rsid w:val="008B1F82"/>
    <w:rsid w:val="008B3598"/>
    <w:rsid w:val="008B37BC"/>
    <w:rsid w:val="008B70E0"/>
    <w:rsid w:val="008D5E7E"/>
    <w:rsid w:val="008E38A6"/>
    <w:rsid w:val="008E4A3A"/>
    <w:rsid w:val="008E60D7"/>
    <w:rsid w:val="008F20CB"/>
    <w:rsid w:val="008F22DA"/>
    <w:rsid w:val="008F5657"/>
    <w:rsid w:val="009029E9"/>
    <w:rsid w:val="009052BC"/>
    <w:rsid w:val="009128ED"/>
    <w:rsid w:val="00913520"/>
    <w:rsid w:val="00917BAC"/>
    <w:rsid w:val="00920CE3"/>
    <w:rsid w:val="0092557D"/>
    <w:rsid w:val="00925763"/>
    <w:rsid w:val="0093152D"/>
    <w:rsid w:val="00933321"/>
    <w:rsid w:val="00945FFB"/>
    <w:rsid w:val="00947EE4"/>
    <w:rsid w:val="0095022C"/>
    <w:rsid w:val="009570C9"/>
    <w:rsid w:val="00960BF7"/>
    <w:rsid w:val="00961277"/>
    <w:rsid w:val="009635D3"/>
    <w:rsid w:val="00964849"/>
    <w:rsid w:val="009649D4"/>
    <w:rsid w:val="00965965"/>
    <w:rsid w:val="009666EC"/>
    <w:rsid w:val="009755B6"/>
    <w:rsid w:val="0097780A"/>
    <w:rsid w:val="0098225F"/>
    <w:rsid w:val="00985837"/>
    <w:rsid w:val="00992601"/>
    <w:rsid w:val="00993584"/>
    <w:rsid w:val="009A3A73"/>
    <w:rsid w:val="009A3F8C"/>
    <w:rsid w:val="009A61A9"/>
    <w:rsid w:val="009B1F35"/>
    <w:rsid w:val="009B27AE"/>
    <w:rsid w:val="009C0C3A"/>
    <w:rsid w:val="009C2251"/>
    <w:rsid w:val="009C25B2"/>
    <w:rsid w:val="009C43E2"/>
    <w:rsid w:val="009D20FB"/>
    <w:rsid w:val="009D2A57"/>
    <w:rsid w:val="009E1419"/>
    <w:rsid w:val="009E4BC6"/>
    <w:rsid w:val="009E6D83"/>
    <w:rsid w:val="009F1839"/>
    <w:rsid w:val="00A01AA8"/>
    <w:rsid w:val="00A032EC"/>
    <w:rsid w:val="00A06391"/>
    <w:rsid w:val="00A06CA3"/>
    <w:rsid w:val="00A07E79"/>
    <w:rsid w:val="00A07ECE"/>
    <w:rsid w:val="00A11B07"/>
    <w:rsid w:val="00A12F6E"/>
    <w:rsid w:val="00A1467F"/>
    <w:rsid w:val="00A14CA7"/>
    <w:rsid w:val="00A205BE"/>
    <w:rsid w:val="00A22B7A"/>
    <w:rsid w:val="00A24502"/>
    <w:rsid w:val="00A26FAB"/>
    <w:rsid w:val="00A30DED"/>
    <w:rsid w:val="00A349BF"/>
    <w:rsid w:val="00A35710"/>
    <w:rsid w:val="00A40E6B"/>
    <w:rsid w:val="00A41428"/>
    <w:rsid w:val="00A41EEE"/>
    <w:rsid w:val="00A428ED"/>
    <w:rsid w:val="00A437B6"/>
    <w:rsid w:val="00A7094F"/>
    <w:rsid w:val="00A729FD"/>
    <w:rsid w:val="00A80CE4"/>
    <w:rsid w:val="00A82076"/>
    <w:rsid w:val="00A83E25"/>
    <w:rsid w:val="00A84D89"/>
    <w:rsid w:val="00A85AAD"/>
    <w:rsid w:val="00A86BC9"/>
    <w:rsid w:val="00A904F8"/>
    <w:rsid w:val="00A970DF"/>
    <w:rsid w:val="00AA0B12"/>
    <w:rsid w:val="00AA112B"/>
    <w:rsid w:val="00AA138C"/>
    <w:rsid w:val="00AA233D"/>
    <w:rsid w:val="00AA3C3A"/>
    <w:rsid w:val="00AA7ABD"/>
    <w:rsid w:val="00AB1234"/>
    <w:rsid w:val="00AB3AA3"/>
    <w:rsid w:val="00AB5E41"/>
    <w:rsid w:val="00AB5FDF"/>
    <w:rsid w:val="00AB60FE"/>
    <w:rsid w:val="00AB7AC2"/>
    <w:rsid w:val="00AB7D1C"/>
    <w:rsid w:val="00AC0ED9"/>
    <w:rsid w:val="00AC1317"/>
    <w:rsid w:val="00AC3F29"/>
    <w:rsid w:val="00AC4194"/>
    <w:rsid w:val="00AC5E76"/>
    <w:rsid w:val="00AC6BF5"/>
    <w:rsid w:val="00AD4606"/>
    <w:rsid w:val="00AD7DDC"/>
    <w:rsid w:val="00AF123B"/>
    <w:rsid w:val="00AF3BC1"/>
    <w:rsid w:val="00AF48C7"/>
    <w:rsid w:val="00AF5700"/>
    <w:rsid w:val="00B17843"/>
    <w:rsid w:val="00B1790A"/>
    <w:rsid w:val="00B20D91"/>
    <w:rsid w:val="00B225FF"/>
    <w:rsid w:val="00B25914"/>
    <w:rsid w:val="00B266C1"/>
    <w:rsid w:val="00B30486"/>
    <w:rsid w:val="00B308B6"/>
    <w:rsid w:val="00B30922"/>
    <w:rsid w:val="00B33FC6"/>
    <w:rsid w:val="00B44BC4"/>
    <w:rsid w:val="00B52BA8"/>
    <w:rsid w:val="00B538E9"/>
    <w:rsid w:val="00B54385"/>
    <w:rsid w:val="00B54B1D"/>
    <w:rsid w:val="00B5730F"/>
    <w:rsid w:val="00B60266"/>
    <w:rsid w:val="00B731B5"/>
    <w:rsid w:val="00B80B60"/>
    <w:rsid w:val="00B80D54"/>
    <w:rsid w:val="00B8294A"/>
    <w:rsid w:val="00B86841"/>
    <w:rsid w:val="00B8764E"/>
    <w:rsid w:val="00B8783C"/>
    <w:rsid w:val="00B9330A"/>
    <w:rsid w:val="00B94125"/>
    <w:rsid w:val="00B95EA1"/>
    <w:rsid w:val="00B96DCE"/>
    <w:rsid w:val="00B97DB7"/>
    <w:rsid w:val="00BA3437"/>
    <w:rsid w:val="00BA4FD9"/>
    <w:rsid w:val="00BA6124"/>
    <w:rsid w:val="00BA631F"/>
    <w:rsid w:val="00BB0736"/>
    <w:rsid w:val="00BB15B3"/>
    <w:rsid w:val="00BB4590"/>
    <w:rsid w:val="00BC00F5"/>
    <w:rsid w:val="00BC0159"/>
    <w:rsid w:val="00BC0D21"/>
    <w:rsid w:val="00BC1AF1"/>
    <w:rsid w:val="00BC27E2"/>
    <w:rsid w:val="00BC66E4"/>
    <w:rsid w:val="00BC6BE6"/>
    <w:rsid w:val="00BD0B74"/>
    <w:rsid w:val="00BD1F9F"/>
    <w:rsid w:val="00BD557D"/>
    <w:rsid w:val="00BE133D"/>
    <w:rsid w:val="00BE1CEC"/>
    <w:rsid w:val="00BE31E8"/>
    <w:rsid w:val="00BE7858"/>
    <w:rsid w:val="00BE7F1F"/>
    <w:rsid w:val="00BF0F49"/>
    <w:rsid w:val="00BF13BB"/>
    <w:rsid w:val="00BF3240"/>
    <w:rsid w:val="00BF336E"/>
    <w:rsid w:val="00C049A1"/>
    <w:rsid w:val="00C06286"/>
    <w:rsid w:val="00C06AF5"/>
    <w:rsid w:val="00C11428"/>
    <w:rsid w:val="00C11564"/>
    <w:rsid w:val="00C233A7"/>
    <w:rsid w:val="00C23BA5"/>
    <w:rsid w:val="00C26190"/>
    <w:rsid w:val="00C34F00"/>
    <w:rsid w:val="00C37175"/>
    <w:rsid w:val="00C379FA"/>
    <w:rsid w:val="00C4358E"/>
    <w:rsid w:val="00C438AD"/>
    <w:rsid w:val="00C461F6"/>
    <w:rsid w:val="00C5011B"/>
    <w:rsid w:val="00C5081F"/>
    <w:rsid w:val="00C52269"/>
    <w:rsid w:val="00C523CB"/>
    <w:rsid w:val="00C53436"/>
    <w:rsid w:val="00C55EB2"/>
    <w:rsid w:val="00C56DA2"/>
    <w:rsid w:val="00C722ED"/>
    <w:rsid w:val="00C72375"/>
    <w:rsid w:val="00C72890"/>
    <w:rsid w:val="00C7344F"/>
    <w:rsid w:val="00C76719"/>
    <w:rsid w:val="00C76F2F"/>
    <w:rsid w:val="00C80054"/>
    <w:rsid w:val="00C8196D"/>
    <w:rsid w:val="00C823DF"/>
    <w:rsid w:val="00C83076"/>
    <w:rsid w:val="00C842E7"/>
    <w:rsid w:val="00C96DE9"/>
    <w:rsid w:val="00CA34E7"/>
    <w:rsid w:val="00CA40DC"/>
    <w:rsid w:val="00CA4C5B"/>
    <w:rsid w:val="00CB19BE"/>
    <w:rsid w:val="00CB5CD7"/>
    <w:rsid w:val="00CB79D8"/>
    <w:rsid w:val="00CC712C"/>
    <w:rsid w:val="00CD3464"/>
    <w:rsid w:val="00CD4EFF"/>
    <w:rsid w:val="00CD7E69"/>
    <w:rsid w:val="00D001DF"/>
    <w:rsid w:val="00D01E5E"/>
    <w:rsid w:val="00D044C2"/>
    <w:rsid w:val="00D05C49"/>
    <w:rsid w:val="00D06A04"/>
    <w:rsid w:val="00D07490"/>
    <w:rsid w:val="00D15DB6"/>
    <w:rsid w:val="00D16745"/>
    <w:rsid w:val="00D232F9"/>
    <w:rsid w:val="00D27F94"/>
    <w:rsid w:val="00D40472"/>
    <w:rsid w:val="00D4196D"/>
    <w:rsid w:val="00D43F0D"/>
    <w:rsid w:val="00D5092F"/>
    <w:rsid w:val="00D52A7A"/>
    <w:rsid w:val="00D53571"/>
    <w:rsid w:val="00D560B1"/>
    <w:rsid w:val="00D61806"/>
    <w:rsid w:val="00D6368B"/>
    <w:rsid w:val="00D704F4"/>
    <w:rsid w:val="00D709B1"/>
    <w:rsid w:val="00D712EF"/>
    <w:rsid w:val="00D80959"/>
    <w:rsid w:val="00D87495"/>
    <w:rsid w:val="00DA05DA"/>
    <w:rsid w:val="00DA3390"/>
    <w:rsid w:val="00DA51FB"/>
    <w:rsid w:val="00DA775F"/>
    <w:rsid w:val="00DA7C8C"/>
    <w:rsid w:val="00DB007B"/>
    <w:rsid w:val="00DB10EA"/>
    <w:rsid w:val="00DB382F"/>
    <w:rsid w:val="00DB5472"/>
    <w:rsid w:val="00DC1836"/>
    <w:rsid w:val="00DC5C97"/>
    <w:rsid w:val="00DC797C"/>
    <w:rsid w:val="00DD0758"/>
    <w:rsid w:val="00DD7090"/>
    <w:rsid w:val="00E00398"/>
    <w:rsid w:val="00E00703"/>
    <w:rsid w:val="00E04599"/>
    <w:rsid w:val="00E14BFF"/>
    <w:rsid w:val="00E1503F"/>
    <w:rsid w:val="00E16052"/>
    <w:rsid w:val="00E233A8"/>
    <w:rsid w:val="00E270E5"/>
    <w:rsid w:val="00E27D54"/>
    <w:rsid w:val="00E31880"/>
    <w:rsid w:val="00E43DB9"/>
    <w:rsid w:val="00E44AE4"/>
    <w:rsid w:val="00E4590A"/>
    <w:rsid w:val="00E54A3F"/>
    <w:rsid w:val="00E62777"/>
    <w:rsid w:val="00E66791"/>
    <w:rsid w:val="00E66821"/>
    <w:rsid w:val="00E71491"/>
    <w:rsid w:val="00E72FC4"/>
    <w:rsid w:val="00E82B78"/>
    <w:rsid w:val="00E9267F"/>
    <w:rsid w:val="00E963E4"/>
    <w:rsid w:val="00E97848"/>
    <w:rsid w:val="00EA2F80"/>
    <w:rsid w:val="00EA7861"/>
    <w:rsid w:val="00EA7B21"/>
    <w:rsid w:val="00EB06A9"/>
    <w:rsid w:val="00EB0B56"/>
    <w:rsid w:val="00EB3B29"/>
    <w:rsid w:val="00EB50EE"/>
    <w:rsid w:val="00EB67A3"/>
    <w:rsid w:val="00EB7D91"/>
    <w:rsid w:val="00EE0924"/>
    <w:rsid w:val="00EE0CA0"/>
    <w:rsid w:val="00EE1D1E"/>
    <w:rsid w:val="00EE2051"/>
    <w:rsid w:val="00EE4C66"/>
    <w:rsid w:val="00EE5F6F"/>
    <w:rsid w:val="00EE6C14"/>
    <w:rsid w:val="00EF3C5C"/>
    <w:rsid w:val="00F04743"/>
    <w:rsid w:val="00F07210"/>
    <w:rsid w:val="00F11915"/>
    <w:rsid w:val="00F12476"/>
    <w:rsid w:val="00F178F6"/>
    <w:rsid w:val="00F20439"/>
    <w:rsid w:val="00F44100"/>
    <w:rsid w:val="00F507CB"/>
    <w:rsid w:val="00F541FA"/>
    <w:rsid w:val="00F600DE"/>
    <w:rsid w:val="00F61D21"/>
    <w:rsid w:val="00F65D1A"/>
    <w:rsid w:val="00F8533F"/>
    <w:rsid w:val="00F85DA0"/>
    <w:rsid w:val="00F8606B"/>
    <w:rsid w:val="00F9315B"/>
    <w:rsid w:val="00F948B1"/>
    <w:rsid w:val="00F978E9"/>
    <w:rsid w:val="00FA04DC"/>
    <w:rsid w:val="00FA0EB8"/>
    <w:rsid w:val="00FB0C0B"/>
    <w:rsid w:val="00FC379F"/>
    <w:rsid w:val="00FC531F"/>
    <w:rsid w:val="00FC6B83"/>
    <w:rsid w:val="00FD4A8E"/>
    <w:rsid w:val="00FE0A35"/>
    <w:rsid w:val="00FE1ED5"/>
    <w:rsid w:val="00FE3B3C"/>
    <w:rsid w:val="00FE4D03"/>
    <w:rsid w:val="00FE4F4E"/>
    <w:rsid w:val="00FE610A"/>
    <w:rsid w:val="00FF2B05"/>
    <w:rsid w:val="00FF2B09"/>
    <w:rsid w:val="00FF6A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1ffc9"/>
    </o:shapedefaults>
    <o:shapelayout v:ext="edit">
      <o:idmap v:ext="edit" data="1"/>
    </o:shapelayout>
  </w:shapeDefaults>
  <w:decimalSymbol w:val="."/>
  <w:listSeparator w:val=","/>
  <w14:docId w14:val="0175C747"/>
  <w15:docId w15:val="{972A1199-3964-4844-8A0D-021AB821D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ＭＳ 明朝"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PIE Body Text"/>
    <w:qFormat/>
    <w:rsid w:val="003D6701"/>
    <w:rPr>
      <w:szCs w:val="24"/>
      <w:lang w:eastAsia="en-US"/>
    </w:rPr>
  </w:style>
  <w:style w:type="paragraph" w:styleId="Heading1">
    <w:name w:val="heading 1"/>
    <w:aliases w:val="SPIE Section"/>
    <w:basedOn w:val="Normal"/>
    <w:next w:val="Normal"/>
    <w:autoRedefine/>
    <w:qFormat/>
    <w:rsid w:val="00567291"/>
    <w:pPr>
      <w:keepNext/>
      <w:numPr>
        <w:numId w:val="3"/>
      </w:numPr>
      <w:spacing w:before="240" w:after="120"/>
      <w:jc w:val="center"/>
      <w:outlineLvl w:val="0"/>
      <w:pPrChange w:id="0" w:author="Ibrahim" w:date="2025-07-18T16:47:00Z">
        <w:pPr>
          <w:keepNext/>
          <w:numPr>
            <w:numId w:val="3"/>
          </w:numPr>
          <w:tabs>
            <w:tab w:val="num" w:pos="360"/>
          </w:tabs>
          <w:spacing w:before="240" w:after="120"/>
          <w:ind w:left="360" w:hanging="360"/>
          <w:jc w:val="center"/>
          <w:outlineLvl w:val="0"/>
        </w:pPr>
      </w:pPrChange>
    </w:pPr>
    <w:rPr>
      <w:rFonts w:cs="Arial"/>
      <w:b/>
      <w:bCs/>
      <w:caps/>
      <w:kern w:val="32"/>
      <w:sz w:val="22"/>
      <w:rPrChange w:id="0" w:author="Ibrahim" w:date="2025-07-18T16:47:00Z">
        <w:rPr>
          <w:rFonts w:eastAsia="ＭＳ 明朝" w:cs="Arial"/>
          <w:b/>
          <w:bCs/>
          <w:caps/>
          <w:kern w:val="32"/>
          <w:sz w:val="22"/>
          <w:szCs w:val="24"/>
          <w:lang w:val="en-US" w:eastAsia="en-US" w:bidi="ar-SA"/>
        </w:rPr>
      </w:rPrChange>
    </w:rPr>
  </w:style>
  <w:style w:type="paragraph" w:styleId="Heading2">
    <w:name w:val="heading 2"/>
    <w:aliases w:val="SPIE Subsection"/>
    <w:basedOn w:val="Heading1"/>
    <w:next w:val="SPIEbodytext"/>
    <w:autoRedefine/>
    <w:qFormat/>
    <w:rsid w:val="00C37175"/>
    <w:pPr>
      <w:numPr>
        <w:numId w:val="0"/>
      </w:numPr>
      <w:tabs>
        <w:tab w:val="left" w:pos="504"/>
        <w:tab w:val="left" w:pos="4140"/>
      </w:tabs>
      <w:spacing w:before="0"/>
      <w:jc w:val="both"/>
      <w:outlineLvl w:val="1"/>
    </w:pPr>
    <w:rPr>
      <w:caps w:val="0"/>
      <w:sz w:val="20"/>
      <w:szCs w:val="20"/>
    </w:rPr>
  </w:style>
  <w:style w:type="paragraph" w:styleId="Heading3">
    <w:name w:val="heading 3"/>
    <w:basedOn w:val="Normal"/>
    <w:next w:val="Normal"/>
    <w:qFormat/>
    <w:rsid w:val="000005B8"/>
    <w:pPr>
      <w:keepNext/>
      <w:outlineLvl w:val="2"/>
    </w:pPr>
    <w:rPr>
      <w:rFonts w:ascii="Times" w:hAnsi="Times"/>
      <w:b/>
      <w:sz w:val="22"/>
      <w:szCs w:val="20"/>
    </w:rPr>
  </w:style>
  <w:style w:type="paragraph" w:styleId="Heading4">
    <w:name w:val="heading 4"/>
    <w:basedOn w:val="Normal"/>
    <w:next w:val="Normal"/>
    <w:qFormat/>
    <w:rsid w:val="00DA775F"/>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rFonts w:ascii="NewsGoth BT" w:hAnsi="NewsGoth BT"/>
      <w:szCs w:val="20"/>
    </w:rPr>
  </w:style>
  <w:style w:type="character" w:styleId="Hyperlink">
    <w:name w:val="Hyperlink"/>
    <w:rPr>
      <w:color w:val="0000FF"/>
      <w:u w:val="single"/>
    </w:rPr>
  </w:style>
  <w:style w:type="paragraph" w:styleId="Header">
    <w:name w:val="header"/>
    <w:basedOn w:val="Normal"/>
    <w:link w:val="HeaderChar"/>
    <w:uiPriority w:val="99"/>
    <w:pPr>
      <w:tabs>
        <w:tab w:val="center" w:pos="4320"/>
        <w:tab w:val="right" w:pos="8640"/>
      </w:tabs>
    </w:pPr>
    <w:rPr>
      <w:rFonts w:ascii="Times" w:hAnsi="Times"/>
      <w:szCs w:val="20"/>
    </w:rPr>
  </w:style>
  <w:style w:type="paragraph" w:customStyle="1" w:styleId="PaperTitle">
    <w:name w:val="*Paper Title*"/>
    <w:basedOn w:val="Normal"/>
    <w:next w:val="BodyofPaper"/>
    <w:link w:val="PaperTitleChar"/>
    <w:semiHidden/>
    <w:pPr>
      <w:jc w:val="center"/>
    </w:pPr>
    <w:rPr>
      <w:b/>
      <w:sz w:val="32"/>
      <w:szCs w:val="20"/>
    </w:rPr>
  </w:style>
  <w:style w:type="paragraph" w:customStyle="1" w:styleId="BodyofPaper">
    <w:name w:val="*Body of Paper*"/>
    <w:basedOn w:val="Normal"/>
    <w:link w:val="BodyofPaperChar"/>
    <w:pPr>
      <w:jc w:val="both"/>
    </w:pPr>
    <w:rPr>
      <w:szCs w:val="20"/>
    </w:r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Normal"/>
    <w:next w:val="BodyofPaper"/>
    <w:link w:val="PrincipalHdingChar"/>
    <w:semiHidden/>
    <w:pPr>
      <w:jc w:val="center"/>
    </w:pPr>
    <w:rPr>
      <w:b/>
      <w:caps/>
      <w:sz w:val="22"/>
      <w:szCs w:val="20"/>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Normal"/>
    <w:link w:val="SPIEbodytextCharChar"/>
    <w:rsid w:val="00BC6BE6"/>
    <w:pPr>
      <w:spacing w:after="120"/>
      <w:jc w:val="both"/>
    </w:p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BE133D"/>
    <w:pPr>
      <w:spacing w:after="120"/>
      <w:ind w:left="360" w:right="360"/>
      <w:jc w:val="left"/>
    </w:pPr>
    <w:rPr>
      <w:sz w:val="18"/>
    </w:rPr>
  </w:style>
  <w:style w:type="character" w:customStyle="1" w:styleId="SPIEfigurecaptionChar">
    <w:name w:val="SPIE figure caption Char"/>
    <w:link w:val="SPIEfigurecaption"/>
    <w:rsid w:val="00BE133D"/>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AA112B"/>
    <w:pPr>
      <w:numPr>
        <w:numId w:val="1"/>
      </w:numPr>
    </w:pPr>
  </w:style>
  <w:style w:type="paragraph" w:customStyle="1" w:styleId="SPIEfootnotetext">
    <w:name w:val="SPIE footnote text"/>
    <w:basedOn w:val="Normal"/>
    <w:rsid w:val="00BC6BE6"/>
    <w:rPr>
      <w:sz w:val="18"/>
    </w:rPr>
  </w:style>
  <w:style w:type="paragraph" w:styleId="Footer">
    <w:name w:val="footer"/>
    <w:basedOn w:val="Normal"/>
    <w:link w:val="FooterChar"/>
    <w:uiPriority w:val="99"/>
    <w:rsid w:val="003579F2"/>
    <w:pPr>
      <w:tabs>
        <w:tab w:val="center" w:pos="4320"/>
        <w:tab w:val="right" w:pos="8640"/>
      </w:tabs>
    </w:p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BalloonText">
    <w:name w:val="Balloon Text"/>
    <w:basedOn w:val="Normal"/>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CommentReference">
    <w:name w:val="annotation reference"/>
    <w:semiHidden/>
    <w:rsid w:val="0019055E"/>
    <w:rPr>
      <w:sz w:val="16"/>
      <w:szCs w:val="16"/>
    </w:rPr>
  </w:style>
  <w:style w:type="paragraph" w:styleId="CommentText">
    <w:name w:val="annotation text"/>
    <w:basedOn w:val="Normal"/>
    <w:semiHidden/>
    <w:rsid w:val="0019055E"/>
    <w:rPr>
      <w:szCs w:val="20"/>
    </w:rPr>
  </w:style>
  <w:style w:type="paragraph" w:styleId="CommentSubject">
    <w:name w:val="annotation subject"/>
    <w:basedOn w:val="CommentText"/>
    <w:next w:val="CommentText"/>
    <w:semiHidden/>
    <w:rsid w:val="0019055E"/>
    <w:rPr>
      <w:b/>
      <w:bCs/>
    </w:rPr>
  </w:style>
  <w:style w:type="character" w:customStyle="1" w:styleId="body31">
    <w:name w:val="body31"/>
    <w:rsid w:val="004E1F48"/>
    <w:rPr>
      <w:rFonts w:ascii="Verdana" w:hAnsi="Verdana" w:hint="default"/>
      <w:color w:val="000000"/>
      <w:sz w:val="13"/>
      <w:szCs w:val="13"/>
    </w:rPr>
  </w:style>
  <w:style w:type="character" w:styleId="FollowedHyperlink">
    <w:name w:val="FollowedHyperlink"/>
    <w:rsid w:val="00E14BFF"/>
    <w:rPr>
      <w:color w:val="800080"/>
      <w:u w:val="single"/>
    </w:rPr>
  </w:style>
  <w:style w:type="table" w:styleId="TableGrid">
    <w:name w:val="Table Grid"/>
    <w:basedOn w:val="TableNormal"/>
    <w:rsid w:val="00361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262961"/>
    <w:rPr>
      <w:b/>
      <w:bCs/>
    </w:rPr>
  </w:style>
  <w:style w:type="paragraph" w:styleId="EndnoteText">
    <w:name w:val="endnote text"/>
    <w:basedOn w:val="Normal"/>
    <w:link w:val="EndnoteTextChar"/>
    <w:rsid w:val="000C04F5"/>
    <w:rPr>
      <w:szCs w:val="20"/>
    </w:rPr>
  </w:style>
  <w:style w:type="character" w:customStyle="1" w:styleId="EndnoteTextChar">
    <w:name w:val="Endnote Text Char"/>
    <w:basedOn w:val="DefaultParagraphFont"/>
    <w:link w:val="EndnoteText"/>
    <w:rsid w:val="000C04F5"/>
  </w:style>
  <w:style w:type="character" w:styleId="EndnoteReference">
    <w:name w:val="endnote reference"/>
    <w:rsid w:val="000C04F5"/>
    <w:rPr>
      <w:vertAlign w:val="superscript"/>
    </w:rPr>
  </w:style>
  <w:style w:type="character" w:customStyle="1" w:styleId="HeaderChar">
    <w:name w:val="Header Char"/>
    <w:link w:val="Header"/>
    <w:uiPriority w:val="99"/>
    <w:rsid w:val="004830EA"/>
    <w:rPr>
      <w:rFonts w:ascii="Times" w:hAnsi="Times"/>
      <w:sz w:val="24"/>
    </w:rPr>
  </w:style>
  <w:style w:type="character" w:customStyle="1" w:styleId="FooterChar">
    <w:name w:val="Footer Char"/>
    <w:link w:val="Footer"/>
    <w:uiPriority w:val="99"/>
    <w:rsid w:val="004830EA"/>
    <w:rPr>
      <w:sz w:val="24"/>
      <w:szCs w:val="24"/>
    </w:rPr>
  </w:style>
  <w:style w:type="character" w:customStyle="1" w:styleId="UnresolvedMention">
    <w:name w:val="Unresolved Mention"/>
    <w:basedOn w:val="DefaultParagraphFont"/>
    <w:uiPriority w:val="99"/>
    <w:semiHidden/>
    <w:unhideWhenUsed/>
    <w:rsid w:val="00C842E7"/>
    <w:rPr>
      <w:color w:val="605E5C"/>
      <w:shd w:val="clear" w:color="auto" w:fill="E1DFDD"/>
    </w:rPr>
  </w:style>
  <w:style w:type="character" w:customStyle="1" w:styleId="ui-provider">
    <w:name w:val="ui-provider"/>
    <w:basedOn w:val="DefaultParagraphFont"/>
    <w:rsid w:val="00BA631F"/>
  </w:style>
  <w:style w:type="paragraph" w:styleId="ListParagraph">
    <w:name w:val="List Paragraph"/>
    <w:aliases w:val="Reference List"/>
    <w:basedOn w:val="Normal"/>
    <w:uiPriority w:val="34"/>
    <w:qFormat/>
    <w:rsid w:val="003D6701"/>
    <w:pPr>
      <w:numPr>
        <w:numId w:val="7"/>
      </w:numPr>
      <w:ind w:left="360"/>
      <w:contextualSpacing/>
    </w:pPr>
  </w:style>
  <w:style w:type="paragraph" w:styleId="Subtitle">
    <w:name w:val="Subtitle"/>
    <w:aliases w:val="Captions and Footnotes"/>
    <w:basedOn w:val="Normal"/>
    <w:next w:val="Normal"/>
    <w:link w:val="SubtitleChar"/>
    <w:rsid w:val="005B6525"/>
    <w:pPr>
      <w:numPr>
        <w:ilvl w:val="1"/>
      </w:numPr>
      <w:spacing w:after="160"/>
      <w:ind w:left="720"/>
    </w:pPr>
    <w:rPr>
      <w:rFonts w:eastAsiaTheme="minorEastAsia" w:cstheme="minorBidi"/>
      <w:spacing w:val="15"/>
      <w:sz w:val="18"/>
      <w:szCs w:val="22"/>
    </w:rPr>
  </w:style>
  <w:style w:type="character" w:customStyle="1" w:styleId="SubtitleChar">
    <w:name w:val="Subtitle Char"/>
    <w:aliases w:val="Captions and Footnotes Char"/>
    <w:basedOn w:val="DefaultParagraphFont"/>
    <w:link w:val="Subtitle"/>
    <w:rsid w:val="005B6525"/>
    <w:rPr>
      <w:rFonts w:eastAsiaTheme="minorEastAsia" w:cstheme="minorBidi"/>
      <w:spacing w:val="15"/>
      <w:sz w:val="18"/>
      <w:szCs w:val="22"/>
      <w:lang w:eastAsia="en-US"/>
    </w:rPr>
  </w:style>
  <w:style w:type="paragraph" w:styleId="Title">
    <w:name w:val="Title"/>
    <w:basedOn w:val="Normal"/>
    <w:next w:val="Normal"/>
    <w:link w:val="TitleChar"/>
    <w:qFormat/>
    <w:rsid w:val="00C37175"/>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rsid w:val="00C37175"/>
    <w:rPr>
      <w:rFonts w:eastAsiaTheme="majorEastAsia" w:cstheme="majorBidi"/>
      <w:b/>
      <w:spacing w:val="-10"/>
      <w:kern w:val="28"/>
      <w:sz w:val="32"/>
      <w:szCs w:val="56"/>
      <w:lang w:eastAsia="en-US"/>
    </w:rPr>
  </w:style>
  <w:style w:type="paragraph" w:customStyle="1" w:styleId="Subtitles">
    <w:name w:val="Subtitles"/>
    <w:aliases w:val="SPIE captions and footnotes"/>
    <w:basedOn w:val="SPIEfigurecaption"/>
    <w:link w:val="SubtitlesChar"/>
    <w:qFormat/>
    <w:rsid w:val="005B6525"/>
  </w:style>
  <w:style w:type="character" w:customStyle="1" w:styleId="SubtitlesChar">
    <w:name w:val="Subtitles Char"/>
    <w:aliases w:val="SPIE captions and footnotes Char"/>
    <w:basedOn w:val="SPIEfigurecaptionChar"/>
    <w:link w:val="Subtitles"/>
    <w:rsid w:val="005B6525"/>
    <w:rPr>
      <w:sz w:val="18"/>
      <w:lang w:val="en-US" w:eastAsia="en-US" w:bidi="ar-SA"/>
    </w:rPr>
  </w:style>
  <w:style w:type="paragraph" w:customStyle="1" w:styleId="Normalfirstparagraph">
    <w:name w:val="Normal first paragraph"/>
    <w:basedOn w:val="Normal"/>
    <w:link w:val="NormalfirstparagraphChar"/>
    <w:qFormat/>
    <w:rsid w:val="00676751"/>
    <w:pPr>
      <w:jc w:val="both"/>
    </w:pPr>
    <w:rPr>
      <w:rFonts w:eastAsiaTheme="minorEastAsia" w:cstheme="majorBidi"/>
      <w:szCs w:val="20"/>
    </w:rPr>
  </w:style>
  <w:style w:type="character" w:customStyle="1" w:styleId="NormalfirstparagraphChar">
    <w:name w:val="Normal first paragraph Char"/>
    <w:basedOn w:val="DefaultParagraphFont"/>
    <w:link w:val="Normalfirstparagraph"/>
    <w:rsid w:val="00676751"/>
    <w:rPr>
      <w:rFonts w:eastAsiaTheme="minorEastAsia" w:cstheme="majorBidi"/>
      <w:lang w:eastAsia="en-US"/>
    </w:rPr>
  </w:style>
  <w:style w:type="paragraph" w:customStyle="1" w:styleId="Default">
    <w:name w:val="Default"/>
    <w:rsid w:val="00AB60FE"/>
    <w:pPr>
      <w:autoSpaceDE w:val="0"/>
      <w:autoSpaceDN w:val="0"/>
      <w:adjustRightInd w:val="0"/>
    </w:pPr>
    <w:rPr>
      <w:rFonts w:ascii="Arial" w:hAnsi="Arial" w:cs="Arial"/>
      <w:color w:val="000000"/>
      <w:sz w:val="24"/>
      <w:szCs w:val="24"/>
      <w:lang w:val="en-IN" w:eastAsia="en-US"/>
    </w:rPr>
  </w:style>
  <w:style w:type="paragraph" w:styleId="Revision">
    <w:name w:val="Revision"/>
    <w:hidden/>
    <w:uiPriority w:val="99"/>
    <w:semiHidden/>
    <w:rsid w:val="00B80D54"/>
    <w:rPr>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74067">
      <w:bodyDiv w:val="1"/>
      <w:marLeft w:val="0"/>
      <w:marRight w:val="0"/>
      <w:marTop w:val="0"/>
      <w:marBottom w:val="0"/>
      <w:divBdr>
        <w:top w:val="none" w:sz="0" w:space="0" w:color="auto"/>
        <w:left w:val="none" w:sz="0" w:space="0" w:color="auto"/>
        <w:bottom w:val="none" w:sz="0" w:space="0" w:color="auto"/>
        <w:right w:val="none" w:sz="0" w:space="0" w:color="auto"/>
      </w:divBdr>
    </w:div>
    <w:div w:id="364258702">
      <w:bodyDiv w:val="1"/>
      <w:marLeft w:val="0"/>
      <w:marRight w:val="0"/>
      <w:marTop w:val="0"/>
      <w:marBottom w:val="0"/>
      <w:divBdr>
        <w:top w:val="none" w:sz="0" w:space="0" w:color="auto"/>
        <w:left w:val="none" w:sz="0" w:space="0" w:color="auto"/>
        <w:bottom w:val="none" w:sz="0" w:space="0" w:color="auto"/>
        <w:right w:val="none" w:sz="0" w:space="0" w:color="auto"/>
      </w:divBdr>
      <w:divsChild>
        <w:div w:id="723217316">
          <w:marLeft w:val="446"/>
          <w:marRight w:val="0"/>
          <w:marTop w:val="0"/>
          <w:marBottom w:val="0"/>
          <w:divBdr>
            <w:top w:val="none" w:sz="0" w:space="0" w:color="auto"/>
            <w:left w:val="none" w:sz="0" w:space="0" w:color="auto"/>
            <w:bottom w:val="none" w:sz="0" w:space="0" w:color="auto"/>
            <w:right w:val="none" w:sz="0" w:space="0" w:color="auto"/>
          </w:divBdr>
        </w:div>
      </w:divsChild>
    </w:div>
    <w:div w:id="440683040">
      <w:bodyDiv w:val="1"/>
      <w:marLeft w:val="0"/>
      <w:marRight w:val="0"/>
      <w:marTop w:val="0"/>
      <w:marBottom w:val="0"/>
      <w:divBdr>
        <w:top w:val="none" w:sz="0" w:space="0" w:color="auto"/>
        <w:left w:val="none" w:sz="0" w:space="0" w:color="auto"/>
        <w:bottom w:val="none" w:sz="0" w:space="0" w:color="auto"/>
        <w:right w:val="none" w:sz="0" w:space="0" w:color="auto"/>
      </w:divBdr>
    </w:div>
    <w:div w:id="531965027">
      <w:bodyDiv w:val="1"/>
      <w:marLeft w:val="0"/>
      <w:marRight w:val="0"/>
      <w:marTop w:val="0"/>
      <w:marBottom w:val="0"/>
      <w:divBdr>
        <w:top w:val="none" w:sz="0" w:space="0" w:color="auto"/>
        <w:left w:val="none" w:sz="0" w:space="0" w:color="auto"/>
        <w:bottom w:val="none" w:sz="0" w:space="0" w:color="auto"/>
        <w:right w:val="none" w:sz="0" w:space="0" w:color="auto"/>
      </w:divBdr>
    </w:div>
    <w:div w:id="1048601609">
      <w:bodyDiv w:val="1"/>
      <w:marLeft w:val="0"/>
      <w:marRight w:val="0"/>
      <w:marTop w:val="0"/>
      <w:marBottom w:val="0"/>
      <w:divBdr>
        <w:top w:val="none" w:sz="0" w:space="0" w:color="auto"/>
        <w:left w:val="none" w:sz="0" w:space="0" w:color="auto"/>
        <w:bottom w:val="none" w:sz="0" w:space="0" w:color="auto"/>
        <w:right w:val="none" w:sz="0" w:space="0" w:color="auto"/>
      </w:divBdr>
    </w:div>
    <w:div w:id="1540821376">
      <w:bodyDiv w:val="1"/>
      <w:marLeft w:val="0"/>
      <w:marRight w:val="0"/>
      <w:marTop w:val="0"/>
      <w:marBottom w:val="0"/>
      <w:divBdr>
        <w:top w:val="none" w:sz="0" w:space="0" w:color="auto"/>
        <w:left w:val="none" w:sz="0" w:space="0" w:color="auto"/>
        <w:bottom w:val="none" w:sz="0" w:space="0" w:color="auto"/>
        <w:right w:val="none" w:sz="0" w:space="0" w:color="auto"/>
      </w:divBdr>
    </w:div>
    <w:div w:id="1614361433">
      <w:bodyDiv w:val="1"/>
      <w:marLeft w:val="0"/>
      <w:marRight w:val="0"/>
      <w:marTop w:val="0"/>
      <w:marBottom w:val="0"/>
      <w:divBdr>
        <w:top w:val="none" w:sz="0" w:space="0" w:color="auto"/>
        <w:left w:val="none" w:sz="0" w:space="0" w:color="auto"/>
        <w:bottom w:val="none" w:sz="0" w:space="0" w:color="auto"/>
        <w:right w:val="none" w:sz="0" w:space="0" w:color="auto"/>
      </w:divBdr>
    </w:div>
    <w:div w:id="1674919330">
      <w:bodyDiv w:val="1"/>
      <w:marLeft w:val="0"/>
      <w:marRight w:val="0"/>
      <w:marTop w:val="0"/>
      <w:marBottom w:val="0"/>
      <w:divBdr>
        <w:top w:val="none" w:sz="0" w:space="0" w:color="auto"/>
        <w:left w:val="none" w:sz="0" w:space="0" w:color="auto"/>
        <w:bottom w:val="none" w:sz="0" w:space="0" w:color="auto"/>
        <w:right w:val="none" w:sz="0" w:space="0" w:color="auto"/>
      </w:divBdr>
    </w:div>
    <w:div w:id="1946693157">
      <w:bodyDiv w:val="1"/>
      <w:marLeft w:val="0"/>
      <w:marRight w:val="0"/>
      <w:marTop w:val="120"/>
      <w:marBottom w:val="120"/>
      <w:divBdr>
        <w:top w:val="none" w:sz="0" w:space="0" w:color="auto"/>
        <w:left w:val="none" w:sz="0" w:space="0" w:color="auto"/>
        <w:bottom w:val="none" w:sz="0" w:space="0" w:color="auto"/>
        <w:right w:val="none" w:sz="0" w:space="0" w:color="auto"/>
      </w:divBdr>
      <w:divsChild>
        <w:div w:id="1091051735">
          <w:marLeft w:val="0"/>
          <w:marRight w:val="0"/>
          <w:marTop w:val="100"/>
          <w:marBottom w:val="100"/>
          <w:divBdr>
            <w:top w:val="none" w:sz="0" w:space="0" w:color="auto"/>
            <w:left w:val="none" w:sz="0" w:space="0" w:color="auto"/>
            <w:bottom w:val="none" w:sz="0" w:space="0" w:color="auto"/>
            <w:right w:val="none" w:sz="0" w:space="0" w:color="auto"/>
          </w:divBdr>
          <w:divsChild>
            <w:div w:id="266691919">
              <w:marLeft w:val="144"/>
              <w:marRight w:val="144"/>
              <w:marTop w:val="96"/>
              <w:marBottom w:val="216"/>
              <w:divBdr>
                <w:top w:val="none" w:sz="0" w:space="0" w:color="auto"/>
                <w:left w:val="none" w:sz="0" w:space="0" w:color="auto"/>
                <w:bottom w:val="none" w:sz="0" w:space="0" w:color="auto"/>
                <w:right w:val="none" w:sz="0" w:space="0" w:color="auto"/>
              </w:divBdr>
              <w:divsChild>
                <w:div w:id="66547625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4BBE474349414093816156CB1D923A" ma:contentTypeVersion="13" ma:contentTypeDescription="Create a new document." ma:contentTypeScope="" ma:versionID="c9e01f902d658bae636bd006fce398ac">
  <xsd:schema xmlns:xsd="http://www.w3.org/2001/XMLSchema" xmlns:xs="http://www.w3.org/2001/XMLSchema" xmlns:p="http://schemas.microsoft.com/office/2006/metadata/properties" xmlns:ns3="fda85369-1e55-409d-84dc-ebcc74153e1f" targetNamespace="http://schemas.microsoft.com/office/2006/metadata/properties" ma:root="true" ma:fieldsID="9cec1d193dc9d5a16d6d550aea5a02d6" ns3:_="">
    <xsd:import namespace="fda85369-1e55-409d-84dc-ebcc74153e1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a85369-1e55-409d-84dc-ebcc74153e1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BillingMetadata" ma:index="20"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da85369-1e55-409d-84dc-ebcc74153e1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DAA9A-4B6E-4DC0-9D98-C4730C24A4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a85369-1e55-409d-84dc-ebcc74153e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CBA737-E709-409B-A6A8-CA52A24FF4D4}">
  <ds:schemaRefs>
    <ds:schemaRef ds:uri="http://schemas.microsoft.com/office/2006/metadata/properties"/>
    <ds:schemaRef ds:uri="http://schemas.microsoft.com/office/infopath/2007/PartnerControls"/>
    <ds:schemaRef ds:uri="fda85369-1e55-409d-84dc-ebcc74153e1f"/>
  </ds:schemaRefs>
</ds:datastoreItem>
</file>

<file path=customXml/itemProps3.xml><?xml version="1.0" encoding="utf-8"?>
<ds:datastoreItem xmlns:ds="http://schemas.openxmlformats.org/officeDocument/2006/customXml" ds:itemID="{DB340C28-CFA4-4FF5-B071-495BBAE1A828}">
  <ds:schemaRefs>
    <ds:schemaRef ds:uri="http://schemas.microsoft.com/sharepoint/v3/contenttype/forms"/>
  </ds:schemaRefs>
</ds:datastoreItem>
</file>

<file path=customXml/itemProps4.xml><?xml version="1.0" encoding="utf-8"?>
<ds:datastoreItem xmlns:ds="http://schemas.openxmlformats.org/officeDocument/2006/customXml" ds:itemID="{FA728B02-48D3-44B3-9D4B-6694D80EF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6</Pages>
  <Words>2902</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Sample manuscript showing specifications and style</vt:lpstr>
    </vt:vector>
  </TitlesOfParts>
  <Company>SPIE</Company>
  <LinksUpToDate>false</LinksUpToDate>
  <CharactersWithSpaces>19412</CharactersWithSpaces>
  <SharedDoc>false</SharedDoc>
  <HLinks>
    <vt:vector size="30" baseType="variant">
      <vt:variant>
        <vt:i4>8323197</vt:i4>
      </vt:variant>
      <vt:variant>
        <vt:i4>27</vt:i4>
      </vt:variant>
      <vt:variant>
        <vt:i4>0</vt:i4>
      </vt:variant>
      <vt:variant>
        <vt:i4>5</vt:i4>
      </vt:variant>
      <vt:variant>
        <vt:lpwstr>http://www.optics4yurresearch.com/7752.html</vt:lpwstr>
      </vt:variant>
      <vt:variant>
        <vt:lpwstr/>
      </vt:variant>
      <vt:variant>
        <vt:i4>4259958</vt:i4>
      </vt:variant>
      <vt:variant>
        <vt:i4>24</vt:i4>
      </vt:variant>
      <vt:variant>
        <vt:i4>0</vt:i4>
      </vt:variant>
      <vt:variant>
        <vt:i4>5</vt:i4>
      </vt:variant>
      <vt:variant>
        <vt:lpwstr>mailto:authorhelp@spie.org</vt:lpwstr>
      </vt:variant>
      <vt:variant>
        <vt:lpwstr/>
      </vt:variant>
      <vt:variant>
        <vt:i4>6750251</vt:i4>
      </vt:variant>
      <vt:variant>
        <vt:i4>21</vt:i4>
      </vt:variant>
      <vt:variant>
        <vt:i4>0</vt:i4>
      </vt:variant>
      <vt:variant>
        <vt:i4>5</vt:i4>
      </vt:variant>
      <vt:variant>
        <vt:lpwstr>http://spie.org/x14101.xml</vt:lpwstr>
      </vt:variant>
      <vt:variant>
        <vt:lpwstr/>
      </vt:variant>
      <vt:variant>
        <vt:i4>7667767</vt:i4>
      </vt:variant>
      <vt:variant>
        <vt:i4>9</vt:i4>
      </vt:variant>
      <vt:variant>
        <vt:i4>0</vt:i4>
      </vt:variant>
      <vt:variant>
        <vt:i4>5</vt:i4>
      </vt:variant>
      <vt:variant>
        <vt:lpwstr>http://dx.doi.org/doi.number.goes.here</vt:lpwstr>
      </vt:variant>
      <vt:variant>
        <vt:lpwstr/>
      </vt:variant>
      <vt:variant>
        <vt:i4>7667767</vt:i4>
      </vt:variant>
      <vt:variant>
        <vt:i4>3</vt:i4>
      </vt:variant>
      <vt:variant>
        <vt:i4>0</vt:i4>
      </vt:variant>
      <vt:variant>
        <vt:i4>5</vt:i4>
      </vt:variant>
      <vt:variant>
        <vt:lpwstr>http://dx.doi.org/doi.number.goes.here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specifications and style</dc:title>
  <dc:subject/>
  <dc:creator>mattn</dc:creator>
  <cp:keywords/>
  <cp:lastModifiedBy>Ibrahim</cp:lastModifiedBy>
  <cp:revision>188</cp:revision>
  <cp:lastPrinted>2023-08-08T17:56:00Z</cp:lastPrinted>
  <dcterms:created xsi:type="dcterms:W3CDTF">2025-07-18T02:19:00Z</dcterms:created>
  <dcterms:modified xsi:type="dcterms:W3CDTF">2025-07-18T08:41:00Z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4d152bbf-9aac-438a-94dc-a7d8cd259a92</vt:lpwstr>
  </property>
  <property fmtid="{D5CDD505-2E9C-101B-9397-08002B2CF9AE}" pid="3" name="ContentTypeId">
    <vt:lpwstr>0x010100994BBE474349414093816156CB1D923A</vt:lpwstr>
  </property>
</Properties>
</file>